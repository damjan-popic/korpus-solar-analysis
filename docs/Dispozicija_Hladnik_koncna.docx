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B289D" w14:textId="5E77622B" w:rsidR="00A17BD2" w:rsidRDefault="00A17BD2" w:rsidP="000F62CB">
      <w:pPr>
        <w:spacing w:line="276" w:lineRule="auto"/>
        <w:jc w:val="center"/>
        <w:rPr>
          <w:b/>
          <w:bCs/>
          <w:sz w:val="36"/>
          <w:szCs w:val="32"/>
          <w:u w:val="single"/>
        </w:rPr>
      </w:pPr>
      <w:r w:rsidRPr="0053249B">
        <w:rPr>
          <w:b/>
          <w:bCs/>
          <w:sz w:val="36"/>
          <w:szCs w:val="32"/>
          <w:u w:val="single"/>
        </w:rPr>
        <w:t>Dispozicija magistrskega dela</w:t>
      </w:r>
    </w:p>
    <w:p w14:paraId="2F4081EE" w14:textId="77777777" w:rsidR="009A1006" w:rsidRDefault="009A1006" w:rsidP="001A2161">
      <w:pPr>
        <w:spacing w:after="0" w:line="276" w:lineRule="auto"/>
        <w:rPr>
          <w:sz w:val="22"/>
          <w:szCs w:val="20"/>
        </w:rPr>
      </w:pPr>
    </w:p>
    <w:p w14:paraId="4C458532" w14:textId="77777777" w:rsidR="00707723" w:rsidRDefault="00707723" w:rsidP="001A2161">
      <w:pPr>
        <w:spacing w:after="0" w:line="276" w:lineRule="auto"/>
        <w:rPr>
          <w:sz w:val="22"/>
          <w:szCs w:val="20"/>
        </w:rPr>
      </w:pPr>
    </w:p>
    <w:p w14:paraId="5761DDA2" w14:textId="2CC57C5B" w:rsidR="00A17BD2" w:rsidRPr="0053249B" w:rsidRDefault="00A17BD2" w:rsidP="001A2161">
      <w:pPr>
        <w:spacing w:after="0" w:line="276" w:lineRule="auto"/>
        <w:rPr>
          <w:sz w:val="22"/>
          <w:szCs w:val="20"/>
        </w:rPr>
      </w:pPr>
      <w:r w:rsidRPr="0053249B">
        <w:rPr>
          <w:sz w:val="22"/>
          <w:szCs w:val="20"/>
        </w:rPr>
        <w:t>Študent</w:t>
      </w:r>
      <w:r w:rsidR="002B466D" w:rsidRPr="0053249B">
        <w:rPr>
          <w:sz w:val="22"/>
          <w:szCs w:val="20"/>
        </w:rPr>
        <w:t>ka</w:t>
      </w:r>
      <w:r w:rsidRPr="0053249B">
        <w:rPr>
          <w:sz w:val="22"/>
          <w:szCs w:val="20"/>
        </w:rPr>
        <w:t>: Tajda Hladnik</w:t>
      </w:r>
    </w:p>
    <w:p w14:paraId="48C67287" w14:textId="00248721" w:rsidR="00C760F9" w:rsidRPr="0053249B" w:rsidRDefault="00A17BD2" w:rsidP="001A2161">
      <w:pPr>
        <w:spacing w:after="0" w:line="276" w:lineRule="auto"/>
        <w:rPr>
          <w:sz w:val="22"/>
          <w:szCs w:val="20"/>
        </w:rPr>
      </w:pPr>
      <w:r w:rsidRPr="0053249B">
        <w:rPr>
          <w:sz w:val="22"/>
          <w:szCs w:val="20"/>
        </w:rPr>
        <w:t xml:space="preserve">Mentor: </w:t>
      </w:r>
      <w:r w:rsidR="00D639FE" w:rsidRPr="0053249B">
        <w:rPr>
          <w:sz w:val="22"/>
          <w:szCs w:val="20"/>
        </w:rPr>
        <w:t>d</w:t>
      </w:r>
      <w:r w:rsidR="00A72B92" w:rsidRPr="0053249B">
        <w:rPr>
          <w:sz w:val="22"/>
          <w:szCs w:val="20"/>
        </w:rPr>
        <w:t>oc</w:t>
      </w:r>
      <w:r w:rsidR="001D6A78" w:rsidRPr="0053249B">
        <w:rPr>
          <w:sz w:val="22"/>
          <w:szCs w:val="20"/>
        </w:rPr>
        <w:t xml:space="preserve">. </w:t>
      </w:r>
      <w:r w:rsidR="00D639FE" w:rsidRPr="0053249B">
        <w:rPr>
          <w:sz w:val="22"/>
          <w:szCs w:val="20"/>
        </w:rPr>
        <w:t>d</w:t>
      </w:r>
      <w:r w:rsidR="001D6A78" w:rsidRPr="0053249B">
        <w:rPr>
          <w:sz w:val="22"/>
          <w:szCs w:val="20"/>
        </w:rPr>
        <w:t xml:space="preserve">r. </w:t>
      </w:r>
      <w:r w:rsidR="00125458" w:rsidRPr="0053249B">
        <w:rPr>
          <w:sz w:val="22"/>
          <w:szCs w:val="20"/>
        </w:rPr>
        <w:t>Damjan Popič</w:t>
      </w:r>
    </w:p>
    <w:p w14:paraId="3C7FB926" w14:textId="77777777" w:rsidR="00A17BD2" w:rsidRPr="0053249B" w:rsidRDefault="00A17BD2" w:rsidP="001A2161">
      <w:pPr>
        <w:spacing w:after="0" w:line="276" w:lineRule="auto"/>
        <w:rPr>
          <w:sz w:val="22"/>
          <w:szCs w:val="20"/>
        </w:rPr>
      </w:pPr>
    </w:p>
    <w:p w14:paraId="0AEEC990" w14:textId="552610AD" w:rsidR="00A17BD2" w:rsidRPr="0053249B" w:rsidRDefault="006E6503" w:rsidP="001A2161">
      <w:pPr>
        <w:pStyle w:val="ListParagraph"/>
        <w:numPr>
          <w:ilvl w:val="0"/>
          <w:numId w:val="11"/>
        </w:numPr>
        <w:spacing w:line="276" w:lineRule="auto"/>
        <w:rPr>
          <w:b/>
          <w:bCs/>
          <w:lang w:val="sl-SI"/>
        </w:rPr>
      </w:pPr>
      <w:r w:rsidRPr="0053249B">
        <w:rPr>
          <w:b/>
          <w:bCs/>
          <w:lang w:val="sl-SI"/>
        </w:rPr>
        <w:t>Predvideni n</w:t>
      </w:r>
      <w:r w:rsidR="00A17BD2" w:rsidRPr="0053249B">
        <w:rPr>
          <w:b/>
          <w:bCs/>
          <w:lang w:val="sl-SI"/>
        </w:rPr>
        <w:t>aslov magistrskega dela</w:t>
      </w:r>
    </w:p>
    <w:p w14:paraId="0DF33EEA" w14:textId="3A0A3925" w:rsidR="00132D25" w:rsidRDefault="004258C7" w:rsidP="001A2161">
      <w:pPr>
        <w:spacing w:after="0" w:line="276" w:lineRule="auto"/>
        <w:rPr>
          <w:i/>
          <w:iCs/>
          <w:color w:val="000000" w:themeColor="text1"/>
          <w:sz w:val="22"/>
          <w:szCs w:val="20"/>
        </w:rPr>
      </w:pPr>
      <w:r>
        <w:rPr>
          <w:i/>
          <w:iCs/>
          <w:color w:val="000000" w:themeColor="text1"/>
          <w:sz w:val="22"/>
          <w:szCs w:val="20"/>
        </w:rPr>
        <w:t>Računalniška a</w:t>
      </w:r>
      <w:r w:rsidR="00FA30A2" w:rsidRPr="0053249B">
        <w:rPr>
          <w:i/>
          <w:iCs/>
          <w:color w:val="000000" w:themeColor="text1"/>
          <w:sz w:val="22"/>
          <w:szCs w:val="20"/>
        </w:rPr>
        <w:t>naliza leksikalnih značilnosti besedil v korpusu Šolar 3.0</w:t>
      </w:r>
    </w:p>
    <w:p w14:paraId="6AEEE26D" w14:textId="77777777" w:rsidR="004448AA" w:rsidRPr="0053249B" w:rsidRDefault="004448AA" w:rsidP="001A2161">
      <w:pPr>
        <w:spacing w:after="0" w:line="276" w:lineRule="auto"/>
        <w:rPr>
          <w:i/>
          <w:iCs/>
          <w:color w:val="000000" w:themeColor="text1"/>
          <w:sz w:val="22"/>
          <w:szCs w:val="20"/>
        </w:rPr>
      </w:pPr>
    </w:p>
    <w:p w14:paraId="1FD02EF4" w14:textId="6DF2E871" w:rsidR="00A17BD2" w:rsidRPr="0053249B" w:rsidRDefault="003C4CB2" w:rsidP="001A2161">
      <w:pPr>
        <w:pStyle w:val="ListParagraph"/>
        <w:numPr>
          <w:ilvl w:val="0"/>
          <w:numId w:val="11"/>
        </w:numPr>
        <w:spacing w:line="276" w:lineRule="auto"/>
        <w:rPr>
          <w:b/>
          <w:bCs/>
          <w:lang w:val="sl-SI"/>
        </w:rPr>
      </w:pPr>
      <w:r>
        <w:rPr>
          <w:b/>
          <w:bCs/>
          <w:lang w:val="sl-SI"/>
        </w:rPr>
        <w:t>O</w:t>
      </w:r>
      <w:r w:rsidR="00BE7E3D" w:rsidRPr="0053249B">
        <w:rPr>
          <w:b/>
          <w:bCs/>
          <w:lang w:val="sl-SI"/>
        </w:rPr>
        <w:t>predelitev raziskovalnega problem</w:t>
      </w:r>
      <w:r w:rsidR="00132D25" w:rsidRPr="0053249B">
        <w:rPr>
          <w:b/>
          <w:bCs/>
          <w:lang w:val="sl-SI"/>
        </w:rPr>
        <w:t>a</w:t>
      </w:r>
      <w:r>
        <w:rPr>
          <w:b/>
          <w:bCs/>
          <w:lang w:val="sl-SI"/>
        </w:rPr>
        <w:t xml:space="preserve"> in </w:t>
      </w:r>
      <w:r w:rsidRPr="000C2DB5">
        <w:rPr>
          <w:b/>
          <w:bCs/>
          <w:lang w:val="sl-SI"/>
        </w:rPr>
        <w:t>kratek pregled literature</w:t>
      </w:r>
    </w:p>
    <w:p w14:paraId="23987D1A" w14:textId="07899952" w:rsidR="00D5782D" w:rsidRPr="00C159FF" w:rsidRDefault="00D469CA" w:rsidP="001A2161">
      <w:pPr>
        <w:spacing w:line="276" w:lineRule="auto"/>
        <w:rPr>
          <w:sz w:val="22"/>
          <w:szCs w:val="20"/>
        </w:rPr>
      </w:pPr>
      <w:r w:rsidRPr="00ED5FD1">
        <w:rPr>
          <w:color w:val="000000" w:themeColor="text1"/>
          <w:sz w:val="22"/>
          <w:szCs w:val="20"/>
        </w:rPr>
        <w:t>Raziskave kažejo, da je leksikalna raznolikost pomemben kazalnik jezikovne zrelosti in se povečuje z razvojem pisne zmožnosti (Jarvis</w:t>
      </w:r>
      <w:r w:rsidR="00C320A6" w:rsidRPr="00C320A6">
        <w:rPr>
          <w:color w:val="000000" w:themeColor="text1"/>
          <w:sz w:val="22"/>
          <w:szCs w:val="20"/>
        </w:rPr>
        <w:t xml:space="preserve"> </w:t>
      </w:r>
      <w:r w:rsidR="00E20943">
        <w:rPr>
          <w:color w:val="000000" w:themeColor="text1"/>
          <w:sz w:val="22"/>
          <w:szCs w:val="20"/>
        </w:rPr>
        <w:t>in</w:t>
      </w:r>
      <w:r w:rsidR="00C320A6">
        <w:rPr>
          <w:color w:val="000000" w:themeColor="text1"/>
          <w:sz w:val="22"/>
          <w:szCs w:val="20"/>
        </w:rPr>
        <w:t xml:space="preserve"> </w:t>
      </w:r>
      <w:r w:rsidR="00C320A6" w:rsidRPr="00ED5FD1">
        <w:rPr>
          <w:color w:val="000000" w:themeColor="text1"/>
          <w:sz w:val="22"/>
          <w:szCs w:val="20"/>
        </w:rPr>
        <w:t>McCarthy</w:t>
      </w:r>
      <w:r w:rsidRPr="00ED5FD1">
        <w:rPr>
          <w:color w:val="000000" w:themeColor="text1"/>
          <w:sz w:val="22"/>
          <w:szCs w:val="20"/>
        </w:rPr>
        <w:t xml:space="preserve"> 2010).</w:t>
      </w:r>
      <w:r w:rsidR="00ED5FD1">
        <w:rPr>
          <w:color w:val="000000" w:themeColor="text1"/>
          <w:sz w:val="22"/>
          <w:szCs w:val="20"/>
        </w:rPr>
        <w:t xml:space="preserve"> </w:t>
      </w:r>
      <w:r w:rsidR="00F668E6">
        <w:rPr>
          <w:sz w:val="22"/>
          <w:szCs w:val="20"/>
        </w:rPr>
        <w:t>Leksikalne kompetence naravnih govorcev naj bi glede na raziskave naraščale po letih in stopnjah izobrazbe</w:t>
      </w:r>
      <w:r w:rsidR="00ED5FD1">
        <w:rPr>
          <w:sz w:val="22"/>
          <w:szCs w:val="20"/>
        </w:rPr>
        <w:t>, vendar pa so r</w:t>
      </w:r>
      <w:r w:rsidR="00F668E6">
        <w:rPr>
          <w:sz w:val="22"/>
          <w:szCs w:val="20"/>
        </w:rPr>
        <w:t>aziskave na tem področju za slovenski jezik redke</w:t>
      </w:r>
      <w:r w:rsidR="00DC637E">
        <w:rPr>
          <w:sz w:val="22"/>
          <w:szCs w:val="20"/>
        </w:rPr>
        <w:t>, z</w:t>
      </w:r>
      <w:r w:rsidR="006505C4">
        <w:rPr>
          <w:sz w:val="22"/>
          <w:szCs w:val="20"/>
        </w:rPr>
        <w:t>lasti t</w:t>
      </w:r>
      <w:r w:rsidR="00DC637E">
        <w:rPr>
          <w:sz w:val="22"/>
          <w:szCs w:val="20"/>
        </w:rPr>
        <w:t>akšne</w:t>
      </w:r>
      <w:r w:rsidR="006505C4">
        <w:rPr>
          <w:sz w:val="22"/>
          <w:szCs w:val="20"/>
        </w:rPr>
        <w:t xml:space="preserve">, ki bi se fokusirale hkrati na različne vidike leksikalne kompleksnosti, na razvojno dimenzijo (stopnja šolanja), rabo ustaljenih </w:t>
      </w:r>
      <w:r w:rsidR="00E20943">
        <w:rPr>
          <w:sz w:val="22"/>
          <w:szCs w:val="20"/>
        </w:rPr>
        <w:t>večbesednih</w:t>
      </w:r>
      <w:r w:rsidR="006505C4">
        <w:rPr>
          <w:sz w:val="22"/>
          <w:szCs w:val="20"/>
        </w:rPr>
        <w:t xml:space="preserve"> enot in pa tudi regionalne variantnosti in jezikovni stik. </w:t>
      </w:r>
      <w:r w:rsidR="00476054">
        <w:rPr>
          <w:sz w:val="22"/>
          <w:szCs w:val="20"/>
        </w:rPr>
        <w:t xml:space="preserve">Korpus </w:t>
      </w:r>
      <w:r w:rsidR="00842A99">
        <w:rPr>
          <w:sz w:val="22"/>
          <w:szCs w:val="20"/>
        </w:rPr>
        <w:t>Š</w:t>
      </w:r>
      <w:r w:rsidR="00476054">
        <w:rPr>
          <w:sz w:val="22"/>
          <w:szCs w:val="20"/>
        </w:rPr>
        <w:t xml:space="preserve">olar </w:t>
      </w:r>
      <w:r w:rsidR="00AA0013">
        <w:rPr>
          <w:sz w:val="22"/>
          <w:szCs w:val="20"/>
        </w:rPr>
        <w:t>vsebuje nabor besedil</w:t>
      </w:r>
      <w:r w:rsidR="00476054">
        <w:rPr>
          <w:sz w:val="22"/>
          <w:szCs w:val="20"/>
        </w:rPr>
        <w:t>, na podlagi kater</w:t>
      </w:r>
      <w:r w:rsidR="00AA0013">
        <w:rPr>
          <w:sz w:val="22"/>
          <w:szCs w:val="20"/>
        </w:rPr>
        <w:t>ih</w:t>
      </w:r>
      <w:r w:rsidR="00476054">
        <w:rPr>
          <w:sz w:val="22"/>
          <w:szCs w:val="20"/>
        </w:rPr>
        <w:t xml:space="preserve"> lahko tovrstni razvoj v določeni meri preuč</w:t>
      </w:r>
      <w:r w:rsidR="00D40BC5">
        <w:rPr>
          <w:sz w:val="22"/>
          <w:szCs w:val="20"/>
        </w:rPr>
        <w:t>im</w:t>
      </w:r>
      <w:r w:rsidR="00476054">
        <w:rPr>
          <w:sz w:val="22"/>
          <w:szCs w:val="20"/>
        </w:rPr>
        <w:t>o</w:t>
      </w:r>
      <w:r w:rsidR="00B232D7">
        <w:rPr>
          <w:sz w:val="22"/>
          <w:szCs w:val="20"/>
        </w:rPr>
        <w:t xml:space="preserve"> in s tem odkrijemo do sedaj nepopolno celostno sliko leksikalnega razvoja v šolskih besedilih v slovenskem jeziku na </w:t>
      </w:r>
      <w:r w:rsidR="001B75EA">
        <w:rPr>
          <w:sz w:val="22"/>
          <w:szCs w:val="20"/>
        </w:rPr>
        <w:t>empirični podlagi</w:t>
      </w:r>
      <w:r w:rsidR="00B232D7">
        <w:rPr>
          <w:sz w:val="22"/>
          <w:szCs w:val="20"/>
        </w:rPr>
        <w:t>.</w:t>
      </w:r>
      <w:r w:rsidR="00C159FF">
        <w:rPr>
          <w:sz w:val="22"/>
          <w:szCs w:val="20"/>
        </w:rPr>
        <w:t xml:space="preserve"> </w:t>
      </w:r>
      <w:r w:rsidR="001B4E36" w:rsidRPr="00C159FF">
        <w:rPr>
          <w:color w:val="000000" w:themeColor="text1"/>
          <w:sz w:val="22"/>
          <w:szCs w:val="20"/>
        </w:rPr>
        <w:t>Nation (2001) poudarja, da je raba nizkofrekvenčnih leksemov pomemben pokazatelj napredne leksikalne zmožnosti. Z višanjem stopnje izobrazbe se delež redkejših in bolj specializiranih besed povečuje.</w:t>
      </w:r>
      <w:r w:rsidR="00C823F6">
        <w:rPr>
          <w:color w:val="000000" w:themeColor="text1"/>
          <w:sz w:val="22"/>
          <w:szCs w:val="20"/>
        </w:rPr>
        <w:t xml:space="preserve"> Nadaljnje pa </w:t>
      </w:r>
      <w:r w:rsidR="00C823F6" w:rsidRPr="00C823F6">
        <w:rPr>
          <w:color w:val="000000" w:themeColor="text1"/>
          <w:sz w:val="22"/>
          <w:szCs w:val="20"/>
        </w:rPr>
        <w:t>Wray (2002) ugotavlja, da so ustaljene večbesedne enote pomemben del mentalnega leksikona in prispevajo k tekočnosti in naravnosti rabe jezika.</w:t>
      </w:r>
    </w:p>
    <w:p w14:paraId="691052C2" w14:textId="598655E5" w:rsidR="00C8329F" w:rsidRDefault="00C251D2" w:rsidP="001A2161">
      <w:pPr>
        <w:spacing w:line="276" w:lineRule="auto"/>
        <w:rPr>
          <w:sz w:val="22"/>
          <w:szCs w:val="20"/>
        </w:rPr>
      </w:pPr>
      <w:r w:rsidRPr="0053249B">
        <w:rPr>
          <w:sz w:val="22"/>
          <w:szCs w:val="20"/>
        </w:rPr>
        <w:t xml:space="preserve">Korpus Šolar je </w:t>
      </w:r>
      <w:r w:rsidR="00CD2FF1" w:rsidRPr="0053249B">
        <w:rPr>
          <w:sz w:val="22"/>
          <w:szCs w:val="20"/>
        </w:rPr>
        <w:t>razvojni k</w:t>
      </w:r>
      <w:r w:rsidRPr="0053249B">
        <w:rPr>
          <w:sz w:val="22"/>
          <w:szCs w:val="20"/>
        </w:rPr>
        <w:t xml:space="preserve">orpus šolskih pisnih izdelkov, ki v najnovejši, tretji verziji, vsebuje okoli 5400 besedil </w:t>
      </w:r>
      <w:r w:rsidR="00F700E0" w:rsidRPr="0053249B">
        <w:rPr>
          <w:sz w:val="22"/>
          <w:szCs w:val="20"/>
        </w:rPr>
        <w:t xml:space="preserve">in </w:t>
      </w:r>
      <w:r w:rsidR="00EE3B3D" w:rsidRPr="0053249B">
        <w:rPr>
          <w:sz w:val="22"/>
          <w:szCs w:val="20"/>
        </w:rPr>
        <w:t xml:space="preserve">dobrih </w:t>
      </w:r>
      <w:r w:rsidR="00F700E0" w:rsidRPr="0053249B">
        <w:rPr>
          <w:sz w:val="22"/>
          <w:szCs w:val="20"/>
        </w:rPr>
        <w:t xml:space="preserve">1500 besedil z učiteljskimi </w:t>
      </w:r>
      <w:r w:rsidR="00094566" w:rsidRPr="0053249B">
        <w:rPr>
          <w:sz w:val="22"/>
          <w:szCs w:val="20"/>
        </w:rPr>
        <w:t xml:space="preserve">(jezikovnimi in vsebinskimi) </w:t>
      </w:r>
      <w:r w:rsidR="00F700E0" w:rsidRPr="0053249B">
        <w:rPr>
          <w:sz w:val="22"/>
          <w:szCs w:val="20"/>
        </w:rPr>
        <w:t>popravki. Korpus je sestavljen iz esejev</w:t>
      </w:r>
      <w:r w:rsidR="00F4046D" w:rsidRPr="0053249B">
        <w:rPr>
          <w:sz w:val="22"/>
          <w:szCs w:val="20"/>
        </w:rPr>
        <w:t xml:space="preserve"> in drugih besedil, ki so jih med poukom napisali</w:t>
      </w:r>
      <w:r w:rsidR="00F700E0" w:rsidRPr="0053249B">
        <w:rPr>
          <w:sz w:val="22"/>
          <w:szCs w:val="20"/>
        </w:rPr>
        <w:t xml:space="preserve"> dijak</w:t>
      </w:r>
      <w:r w:rsidR="00F4046D" w:rsidRPr="0053249B">
        <w:rPr>
          <w:sz w:val="22"/>
          <w:szCs w:val="20"/>
        </w:rPr>
        <w:t>i</w:t>
      </w:r>
      <w:r w:rsidR="00F700E0" w:rsidRPr="0053249B">
        <w:rPr>
          <w:sz w:val="22"/>
          <w:szCs w:val="20"/>
        </w:rPr>
        <w:t xml:space="preserve"> slovenskih srednjih šol (15-19</w:t>
      </w:r>
      <w:r w:rsidR="003C4CB2">
        <w:rPr>
          <w:sz w:val="22"/>
          <w:szCs w:val="20"/>
        </w:rPr>
        <w:t xml:space="preserve"> </w:t>
      </w:r>
      <w:r w:rsidR="00F700E0" w:rsidRPr="0053249B">
        <w:rPr>
          <w:sz w:val="22"/>
          <w:szCs w:val="20"/>
        </w:rPr>
        <w:t>let) in učenc</w:t>
      </w:r>
      <w:r w:rsidR="00F4046D" w:rsidRPr="0053249B">
        <w:rPr>
          <w:sz w:val="22"/>
          <w:szCs w:val="20"/>
        </w:rPr>
        <w:t>i</w:t>
      </w:r>
      <w:r w:rsidR="00F700E0" w:rsidRPr="0053249B">
        <w:rPr>
          <w:sz w:val="22"/>
          <w:szCs w:val="20"/>
        </w:rPr>
        <w:t xml:space="preserve"> zadnje triade osnovne šole</w:t>
      </w:r>
      <w:r w:rsidR="00723611" w:rsidRPr="0053249B">
        <w:rPr>
          <w:sz w:val="22"/>
          <w:szCs w:val="20"/>
        </w:rPr>
        <w:t xml:space="preserve"> (</w:t>
      </w:r>
      <w:r w:rsidR="00B20A19" w:rsidRPr="0053249B">
        <w:rPr>
          <w:sz w:val="22"/>
          <w:szCs w:val="20"/>
        </w:rPr>
        <w:t xml:space="preserve">6. in </w:t>
      </w:r>
      <w:r w:rsidR="00FD1949" w:rsidRPr="0053249B">
        <w:rPr>
          <w:sz w:val="22"/>
          <w:szCs w:val="20"/>
        </w:rPr>
        <w:t xml:space="preserve">večinoma </w:t>
      </w:r>
      <w:r w:rsidR="00723611" w:rsidRPr="0053249B">
        <w:rPr>
          <w:sz w:val="22"/>
          <w:szCs w:val="20"/>
        </w:rPr>
        <w:t>7.</w:t>
      </w:r>
      <w:r w:rsidR="00A911D0">
        <w:rPr>
          <w:sz w:val="22"/>
          <w:szCs w:val="20"/>
        </w:rPr>
        <w:t>–</w:t>
      </w:r>
      <w:r w:rsidR="00723611" w:rsidRPr="0053249B">
        <w:rPr>
          <w:sz w:val="22"/>
          <w:szCs w:val="20"/>
        </w:rPr>
        <w:t>9. razred)</w:t>
      </w:r>
      <w:r w:rsidR="00A27CD9" w:rsidRPr="0053249B">
        <w:rPr>
          <w:sz w:val="22"/>
          <w:szCs w:val="20"/>
        </w:rPr>
        <w:t xml:space="preserve"> (</w:t>
      </w:r>
      <w:r w:rsidR="0092708B" w:rsidRPr="0092708B">
        <w:rPr>
          <w:sz w:val="22"/>
          <w:szCs w:val="20"/>
        </w:rPr>
        <w:t>Holdt and Kosem 2024</w:t>
      </w:r>
      <w:r w:rsidR="00B94BA3" w:rsidRPr="0053249B">
        <w:rPr>
          <w:sz w:val="22"/>
          <w:szCs w:val="20"/>
        </w:rPr>
        <w:t>)</w:t>
      </w:r>
      <w:r w:rsidR="00F700E0" w:rsidRPr="0053249B">
        <w:rPr>
          <w:sz w:val="22"/>
          <w:szCs w:val="20"/>
        </w:rPr>
        <w:t>.</w:t>
      </w:r>
      <w:r w:rsidR="00CF20E8" w:rsidRPr="0053249B">
        <w:rPr>
          <w:sz w:val="22"/>
          <w:szCs w:val="20"/>
        </w:rPr>
        <w:t xml:space="preserve"> Vsebino </w:t>
      </w:r>
      <w:r w:rsidR="009E6BEA" w:rsidRPr="0053249B">
        <w:rPr>
          <w:sz w:val="22"/>
          <w:szCs w:val="20"/>
        </w:rPr>
        <w:t xml:space="preserve">je možno </w:t>
      </w:r>
      <w:r w:rsidR="00CF20E8" w:rsidRPr="0053249B">
        <w:rPr>
          <w:sz w:val="22"/>
          <w:szCs w:val="20"/>
        </w:rPr>
        <w:t>filtrirati po različnih parametrih, med njimi s</w:t>
      </w:r>
      <w:r w:rsidR="0014062E" w:rsidRPr="0053249B">
        <w:rPr>
          <w:sz w:val="22"/>
          <w:szCs w:val="20"/>
        </w:rPr>
        <w:t>ta</w:t>
      </w:r>
      <w:r w:rsidR="00CF20E8" w:rsidRPr="0053249B">
        <w:rPr>
          <w:sz w:val="22"/>
          <w:szCs w:val="20"/>
        </w:rPr>
        <w:t xml:space="preserve"> tudi </w:t>
      </w:r>
      <w:r w:rsidR="007B1189" w:rsidRPr="0053249B">
        <w:rPr>
          <w:sz w:val="22"/>
          <w:szCs w:val="20"/>
        </w:rPr>
        <w:t>r</w:t>
      </w:r>
      <w:r w:rsidR="00CF20E8" w:rsidRPr="0053249B">
        <w:rPr>
          <w:sz w:val="22"/>
          <w:szCs w:val="20"/>
        </w:rPr>
        <w:t xml:space="preserve">egija </w:t>
      </w:r>
      <w:r w:rsidR="0018061E">
        <w:rPr>
          <w:sz w:val="22"/>
          <w:szCs w:val="20"/>
        </w:rPr>
        <w:t xml:space="preserve">(11 slovenskih krajev oz. mest) </w:t>
      </w:r>
      <w:r w:rsidR="00CF20E8" w:rsidRPr="0053249B">
        <w:rPr>
          <w:sz w:val="22"/>
          <w:szCs w:val="20"/>
        </w:rPr>
        <w:t xml:space="preserve">in pa </w:t>
      </w:r>
      <w:r w:rsidR="007B1189" w:rsidRPr="0053249B">
        <w:rPr>
          <w:sz w:val="22"/>
          <w:szCs w:val="20"/>
        </w:rPr>
        <w:t>l</w:t>
      </w:r>
      <w:r w:rsidR="00CF20E8" w:rsidRPr="0053249B">
        <w:rPr>
          <w:sz w:val="22"/>
          <w:szCs w:val="20"/>
        </w:rPr>
        <w:t>eto</w:t>
      </w:r>
      <w:r w:rsidR="000F4830" w:rsidRPr="0053249B">
        <w:rPr>
          <w:sz w:val="22"/>
          <w:szCs w:val="20"/>
        </w:rPr>
        <w:t xml:space="preserve"> (6 let </w:t>
      </w:r>
      <w:r w:rsidR="00334D5F" w:rsidRPr="0053249B">
        <w:rPr>
          <w:sz w:val="22"/>
          <w:szCs w:val="20"/>
        </w:rPr>
        <w:t xml:space="preserve">znotraj </w:t>
      </w:r>
      <w:r w:rsidR="000F4830" w:rsidRPr="0053249B">
        <w:rPr>
          <w:sz w:val="22"/>
          <w:szCs w:val="20"/>
        </w:rPr>
        <w:t>razpon</w:t>
      </w:r>
      <w:r w:rsidR="00334D5F" w:rsidRPr="0053249B">
        <w:rPr>
          <w:sz w:val="22"/>
          <w:szCs w:val="20"/>
        </w:rPr>
        <w:t xml:space="preserve">a </w:t>
      </w:r>
      <w:r w:rsidR="000F4830" w:rsidRPr="0053249B">
        <w:rPr>
          <w:sz w:val="22"/>
          <w:szCs w:val="20"/>
        </w:rPr>
        <w:t>10</w:t>
      </w:r>
      <w:r w:rsidR="006A5BC9">
        <w:rPr>
          <w:sz w:val="22"/>
          <w:szCs w:val="20"/>
        </w:rPr>
        <w:t>ih</w:t>
      </w:r>
      <w:r w:rsidR="000F4830" w:rsidRPr="0053249B">
        <w:rPr>
          <w:sz w:val="22"/>
          <w:szCs w:val="20"/>
        </w:rPr>
        <w:t xml:space="preserve"> let)</w:t>
      </w:r>
      <w:r w:rsidR="00CF20E8" w:rsidRPr="0053249B">
        <w:rPr>
          <w:sz w:val="22"/>
          <w:szCs w:val="20"/>
        </w:rPr>
        <w:t>.</w:t>
      </w:r>
    </w:p>
    <w:p w14:paraId="5646A97A" w14:textId="2C0C517A" w:rsidR="0003031E" w:rsidRPr="0053249B" w:rsidRDefault="0003031E" w:rsidP="001A2161">
      <w:pPr>
        <w:spacing w:line="276" w:lineRule="auto"/>
        <w:rPr>
          <w:sz w:val="22"/>
          <w:szCs w:val="20"/>
        </w:rPr>
      </w:pPr>
      <w:r>
        <w:rPr>
          <w:sz w:val="22"/>
          <w:szCs w:val="20"/>
        </w:rPr>
        <w:t xml:space="preserve">V magistrskem delu bom na podlagi metapodatkov korpusa Šolar 3.0 analizirala geografske in starostne razlike v pisnih izdelkih učencev. Preučevala bom: </w:t>
      </w:r>
      <w:r w:rsidR="00800063">
        <w:rPr>
          <w:sz w:val="22"/>
          <w:szCs w:val="20"/>
        </w:rPr>
        <w:t xml:space="preserve">(1) </w:t>
      </w:r>
      <w:r>
        <w:rPr>
          <w:sz w:val="22"/>
          <w:szCs w:val="20"/>
        </w:rPr>
        <w:t>leksikalno variabilnost oz. pestrost</w:t>
      </w:r>
      <w:r w:rsidR="00724B17">
        <w:rPr>
          <w:sz w:val="22"/>
          <w:szCs w:val="20"/>
        </w:rPr>
        <w:t xml:space="preserve">, </w:t>
      </w:r>
      <w:r w:rsidR="00800063">
        <w:rPr>
          <w:sz w:val="22"/>
          <w:szCs w:val="20"/>
        </w:rPr>
        <w:t xml:space="preserve">(2) leksikalno </w:t>
      </w:r>
      <w:r>
        <w:rPr>
          <w:sz w:val="22"/>
          <w:szCs w:val="20"/>
        </w:rPr>
        <w:t xml:space="preserve">gostoto, </w:t>
      </w:r>
      <w:r w:rsidR="00800063">
        <w:rPr>
          <w:sz w:val="22"/>
          <w:szCs w:val="20"/>
        </w:rPr>
        <w:t xml:space="preserve">(3) </w:t>
      </w:r>
      <w:r w:rsidR="006C2B4C">
        <w:rPr>
          <w:sz w:val="22"/>
          <w:szCs w:val="20"/>
        </w:rPr>
        <w:t xml:space="preserve">zahtevnost besedišča </w:t>
      </w:r>
      <w:r w:rsidR="00800063">
        <w:rPr>
          <w:sz w:val="22"/>
          <w:szCs w:val="20"/>
        </w:rPr>
        <w:t>ter (4)</w:t>
      </w:r>
      <w:r w:rsidR="006C2B4C">
        <w:rPr>
          <w:sz w:val="22"/>
          <w:szCs w:val="20"/>
        </w:rPr>
        <w:t xml:space="preserve"> </w:t>
      </w:r>
      <w:r>
        <w:rPr>
          <w:sz w:val="22"/>
          <w:szCs w:val="20"/>
        </w:rPr>
        <w:t>uporabo ustaljenih večbesednih enot</w:t>
      </w:r>
      <w:r w:rsidR="00B3080A">
        <w:rPr>
          <w:sz w:val="22"/>
          <w:szCs w:val="20"/>
        </w:rPr>
        <w:t>:</w:t>
      </w:r>
    </w:p>
    <w:p w14:paraId="078CD7A9" w14:textId="1B2AC790" w:rsidR="00C7380E" w:rsidRDefault="005E7B54" w:rsidP="001A2161">
      <w:pPr>
        <w:spacing w:line="276" w:lineRule="auto"/>
        <w:rPr>
          <w:sz w:val="22"/>
          <w:szCs w:val="20"/>
        </w:rPr>
      </w:pPr>
      <w:r w:rsidRPr="00BC2D9E">
        <w:rPr>
          <w:sz w:val="22"/>
          <w:szCs w:val="20"/>
        </w:rPr>
        <w:t>leksikalno variabilnost</w:t>
      </w:r>
      <w:r w:rsidR="00DE370F" w:rsidRPr="00BC2D9E">
        <w:rPr>
          <w:sz w:val="22"/>
          <w:szCs w:val="20"/>
        </w:rPr>
        <w:t xml:space="preserve"> </w:t>
      </w:r>
      <w:r w:rsidR="00B3080A">
        <w:rPr>
          <w:sz w:val="22"/>
          <w:szCs w:val="20"/>
        </w:rPr>
        <w:t>bom preverjala kot razmerje med številom</w:t>
      </w:r>
      <w:r w:rsidR="00B3080A" w:rsidRPr="0053249B">
        <w:rPr>
          <w:sz w:val="22"/>
          <w:szCs w:val="20"/>
        </w:rPr>
        <w:t xml:space="preserve"> pojavnic </w:t>
      </w:r>
      <w:r w:rsidR="00B3080A">
        <w:rPr>
          <w:sz w:val="22"/>
          <w:szCs w:val="20"/>
        </w:rPr>
        <w:t>in</w:t>
      </w:r>
      <w:r w:rsidR="00B3080A" w:rsidRPr="0053249B">
        <w:rPr>
          <w:sz w:val="22"/>
          <w:szCs w:val="20"/>
        </w:rPr>
        <w:t xml:space="preserve"> </w:t>
      </w:r>
      <w:r w:rsidR="00B3080A">
        <w:rPr>
          <w:sz w:val="22"/>
          <w:szCs w:val="20"/>
        </w:rPr>
        <w:t>celotnim</w:t>
      </w:r>
      <w:r w:rsidR="00B3080A" w:rsidRPr="0053249B">
        <w:rPr>
          <w:sz w:val="22"/>
          <w:szCs w:val="20"/>
        </w:rPr>
        <w:t xml:space="preserve"> številom</w:t>
      </w:r>
      <w:r w:rsidR="00B3080A">
        <w:rPr>
          <w:sz w:val="22"/>
          <w:szCs w:val="20"/>
        </w:rPr>
        <w:t xml:space="preserve"> </w:t>
      </w:r>
      <w:r w:rsidR="00B3080A" w:rsidRPr="0053249B">
        <w:rPr>
          <w:sz w:val="22"/>
          <w:szCs w:val="20"/>
        </w:rPr>
        <w:t>različic</w:t>
      </w:r>
      <w:r w:rsidR="00B3080A">
        <w:rPr>
          <w:sz w:val="22"/>
          <w:szCs w:val="20"/>
        </w:rPr>
        <w:t>,</w:t>
      </w:r>
      <w:ins w:id="0" w:author="Hladnik, Tajda" w:date="2026-02-16T12:01:00Z" w16du:dateUtc="2026-02-16T11:01:00Z">
        <w:r w:rsidR="000E0201">
          <w:rPr>
            <w:sz w:val="22"/>
            <w:szCs w:val="20"/>
          </w:rPr>
          <w:t xml:space="preserve"> </w:t>
        </w:r>
      </w:ins>
      <w:del w:id="1" w:author="Hladnik, Tajda" w:date="2026-02-16T11:57:00Z" w16du:dateUtc="2026-02-16T10:57:00Z">
        <w:r w:rsidR="0019673D" w:rsidRPr="00BC2D9E" w:rsidDel="00B3080A">
          <w:rPr>
            <w:sz w:val="22"/>
            <w:szCs w:val="20"/>
          </w:rPr>
          <w:delText xml:space="preserve"> </w:delText>
        </w:r>
      </w:del>
      <w:r w:rsidRPr="00BC2D9E">
        <w:rPr>
          <w:sz w:val="22"/>
          <w:szCs w:val="20"/>
        </w:rPr>
        <w:t xml:space="preserve">leksikalno gostoto </w:t>
      </w:r>
      <w:r w:rsidR="00B3080A">
        <w:rPr>
          <w:sz w:val="22"/>
          <w:szCs w:val="20"/>
        </w:rPr>
        <w:t xml:space="preserve">pa </w:t>
      </w:r>
      <w:r w:rsidR="00720709">
        <w:rPr>
          <w:sz w:val="22"/>
          <w:szCs w:val="20"/>
        </w:rPr>
        <w:t xml:space="preserve">kot </w:t>
      </w:r>
      <w:r w:rsidRPr="0053249B">
        <w:rPr>
          <w:sz w:val="22"/>
          <w:szCs w:val="20"/>
        </w:rPr>
        <w:t xml:space="preserve">razmerje med polnopomenskimi in slovničnimi </w:t>
      </w:r>
      <w:r w:rsidR="00860F1A">
        <w:rPr>
          <w:sz w:val="22"/>
          <w:szCs w:val="20"/>
        </w:rPr>
        <w:t xml:space="preserve">(predlogi, vezniki, členki, medmeti) </w:t>
      </w:r>
      <w:r w:rsidRPr="0053249B">
        <w:rPr>
          <w:sz w:val="22"/>
          <w:szCs w:val="20"/>
        </w:rPr>
        <w:t>besedami.</w:t>
      </w:r>
      <w:r w:rsidR="00BD5F1D" w:rsidRPr="0053249B">
        <w:rPr>
          <w:sz w:val="22"/>
          <w:szCs w:val="20"/>
        </w:rPr>
        <w:t xml:space="preserve"> </w:t>
      </w:r>
      <w:r w:rsidR="00720709">
        <w:rPr>
          <w:sz w:val="22"/>
          <w:szCs w:val="20"/>
        </w:rPr>
        <w:t xml:space="preserve">Zahtevnost besedišča bo pokazatelj razvoja besednega zaklada in jezikovne spretnosti učencev, </w:t>
      </w:r>
      <w:r w:rsidRPr="0053249B">
        <w:rPr>
          <w:sz w:val="22"/>
          <w:szCs w:val="20"/>
        </w:rPr>
        <w:t>preverjala</w:t>
      </w:r>
      <w:r w:rsidR="00720709">
        <w:rPr>
          <w:sz w:val="22"/>
          <w:szCs w:val="20"/>
        </w:rPr>
        <w:t xml:space="preserve"> pa bom tudi</w:t>
      </w:r>
      <w:r w:rsidRPr="0053249B">
        <w:rPr>
          <w:sz w:val="22"/>
          <w:szCs w:val="20"/>
        </w:rPr>
        <w:t xml:space="preserve"> ali starejši učenci </w:t>
      </w:r>
      <w:r w:rsidR="00AF7091" w:rsidRPr="0053249B">
        <w:rPr>
          <w:sz w:val="22"/>
          <w:szCs w:val="20"/>
        </w:rPr>
        <w:t xml:space="preserve">(gimnazijci in gimnazijke) </w:t>
      </w:r>
      <w:r w:rsidRPr="0053249B">
        <w:rPr>
          <w:sz w:val="22"/>
          <w:szCs w:val="20"/>
        </w:rPr>
        <w:t xml:space="preserve">pogosteje uporabljajo ustaljene večbesedne enote in ustreznejše kolokacije </w:t>
      </w:r>
      <w:r w:rsidR="00AF7091" w:rsidRPr="0053249B">
        <w:rPr>
          <w:sz w:val="22"/>
          <w:szCs w:val="20"/>
        </w:rPr>
        <w:t>kot mlajši (osnovnošolci in osnovnošolke)</w:t>
      </w:r>
      <w:r w:rsidR="008562D4">
        <w:rPr>
          <w:sz w:val="22"/>
          <w:szCs w:val="20"/>
        </w:rPr>
        <w:t>,</w:t>
      </w:r>
      <w:r w:rsidR="00AF7091" w:rsidRPr="0053249B">
        <w:rPr>
          <w:sz w:val="22"/>
          <w:szCs w:val="20"/>
        </w:rPr>
        <w:t xml:space="preserve"> </w:t>
      </w:r>
      <w:r w:rsidRPr="0053249B">
        <w:rPr>
          <w:sz w:val="22"/>
          <w:szCs w:val="20"/>
        </w:rPr>
        <w:t>oz</w:t>
      </w:r>
      <w:r w:rsidR="00AF7091" w:rsidRPr="0053249B">
        <w:rPr>
          <w:sz w:val="22"/>
          <w:szCs w:val="20"/>
        </w:rPr>
        <w:t>iroma</w:t>
      </w:r>
      <w:r w:rsidRPr="0053249B">
        <w:rPr>
          <w:sz w:val="22"/>
          <w:szCs w:val="20"/>
        </w:rPr>
        <w:t xml:space="preserve"> ali je to vezano na regijo</w:t>
      </w:r>
      <w:r w:rsidR="008562D4">
        <w:rPr>
          <w:sz w:val="22"/>
          <w:szCs w:val="20"/>
        </w:rPr>
        <w:t xml:space="preserve">. Prav tako me bo zanimalo, </w:t>
      </w:r>
      <w:r w:rsidRPr="0053249B">
        <w:rPr>
          <w:sz w:val="22"/>
          <w:szCs w:val="20"/>
        </w:rPr>
        <w:t xml:space="preserve">ali </w:t>
      </w:r>
      <w:r w:rsidR="009F3C97">
        <w:rPr>
          <w:sz w:val="22"/>
          <w:szCs w:val="20"/>
        </w:rPr>
        <w:t>te</w:t>
      </w:r>
      <w:r w:rsidR="008562D4">
        <w:rPr>
          <w:sz w:val="22"/>
          <w:szCs w:val="20"/>
        </w:rPr>
        <w:t xml:space="preserve"> večbesedne enote </w:t>
      </w:r>
      <w:r w:rsidR="00AF7091" w:rsidRPr="0053249B">
        <w:rPr>
          <w:sz w:val="22"/>
          <w:szCs w:val="20"/>
        </w:rPr>
        <w:t>odražajo vplive tujih jezikov sosednjih držav (Avstrije, Italije</w:t>
      </w:r>
      <w:r w:rsidR="000007C1" w:rsidRPr="0053249B">
        <w:rPr>
          <w:sz w:val="22"/>
          <w:szCs w:val="20"/>
        </w:rPr>
        <w:t xml:space="preserve"> in</w:t>
      </w:r>
      <w:r w:rsidR="00AF7091" w:rsidRPr="0053249B">
        <w:rPr>
          <w:sz w:val="22"/>
          <w:szCs w:val="20"/>
        </w:rPr>
        <w:t xml:space="preserve"> Hrvaške).</w:t>
      </w:r>
    </w:p>
    <w:p w14:paraId="5B624CE5" w14:textId="132B1316" w:rsidR="00D46A84" w:rsidRPr="0053249B" w:rsidRDefault="00685D07" w:rsidP="001A2161">
      <w:pPr>
        <w:spacing w:line="276" w:lineRule="auto"/>
        <w:rPr>
          <w:sz w:val="22"/>
          <w:szCs w:val="20"/>
        </w:rPr>
      </w:pPr>
      <w:r w:rsidRPr="00FF287B">
        <w:rPr>
          <w:color w:val="000000" w:themeColor="text1"/>
          <w:sz w:val="22"/>
          <w:szCs w:val="20"/>
        </w:rPr>
        <w:t xml:space="preserve">Določene so tudi različne </w:t>
      </w:r>
      <w:r w:rsidRPr="003E7B86">
        <w:rPr>
          <w:color w:val="000000" w:themeColor="text1"/>
          <w:sz w:val="22"/>
          <w:szCs w:val="20"/>
          <w:u w:val="single"/>
        </w:rPr>
        <w:t>k</w:t>
      </w:r>
      <w:r w:rsidR="00D46A84" w:rsidRPr="003E7B86">
        <w:rPr>
          <w:color w:val="000000" w:themeColor="text1"/>
          <w:sz w:val="22"/>
          <w:szCs w:val="20"/>
          <w:u w:val="single"/>
        </w:rPr>
        <w:t>ontrolne spremenljivke</w:t>
      </w:r>
      <w:r w:rsidR="00D46A84" w:rsidRPr="00FF287B">
        <w:rPr>
          <w:color w:val="000000" w:themeColor="text1"/>
          <w:sz w:val="22"/>
          <w:szCs w:val="20"/>
        </w:rPr>
        <w:t xml:space="preserve">: </w:t>
      </w:r>
      <w:r w:rsidR="00E612B9" w:rsidRPr="00FF287B">
        <w:rPr>
          <w:color w:val="000000" w:themeColor="text1"/>
          <w:sz w:val="22"/>
          <w:szCs w:val="20"/>
        </w:rPr>
        <w:t>že omenjen</w:t>
      </w:r>
      <w:r w:rsidR="00992B60" w:rsidRPr="00FF287B">
        <w:rPr>
          <w:color w:val="000000" w:themeColor="text1"/>
          <w:sz w:val="22"/>
          <w:szCs w:val="20"/>
        </w:rPr>
        <w:t>i</w:t>
      </w:r>
      <w:r w:rsidR="00E612B9" w:rsidRPr="00FF287B">
        <w:rPr>
          <w:color w:val="000000" w:themeColor="text1"/>
          <w:sz w:val="22"/>
          <w:szCs w:val="20"/>
        </w:rPr>
        <w:t xml:space="preserve"> </w:t>
      </w:r>
      <w:r w:rsidR="00D46A84" w:rsidRPr="00FF287B">
        <w:rPr>
          <w:color w:val="000000" w:themeColor="text1"/>
          <w:sz w:val="22"/>
          <w:szCs w:val="20"/>
        </w:rPr>
        <w:t>regija</w:t>
      </w:r>
      <w:r w:rsidR="00E612B9" w:rsidRPr="00FF287B">
        <w:rPr>
          <w:color w:val="000000" w:themeColor="text1"/>
          <w:sz w:val="22"/>
          <w:szCs w:val="20"/>
        </w:rPr>
        <w:t xml:space="preserve"> in </w:t>
      </w:r>
      <w:r w:rsidR="00D46A84" w:rsidRPr="00FF287B">
        <w:rPr>
          <w:color w:val="000000" w:themeColor="text1"/>
          <w:sz w:val="22"/>
          <w:szCs w:val="20"/>
        </w:rPr>
        <w:t xml:space="preserve">letnik, </w:t>
      </w:r>
      <w:r w:rsidR="00E612B9" w:rsidRPr="00FF287B">
        <w:rPr>
          <w:color w:val="000000" w:themeColor="text1"/>
          <w:sz w:val="22"/>
          <w:szCs w:val="20"/>
        </w:rPr>
        <w:t>poleg tega pa tudi</w:t>
      </w:r>
      <w:r w:rsidR="00D46A84" w:rsidRPr="00FF287B">
        <w:rPr>
          <w:color w:val="000000" w:themeColor="text1"/>
          <w:sz w:val="22"/>
          <w:szCs w:val="20"/>
        </w:rPr>
        <w:t xml:space="preserve"> dolžina besedila (vpliva na vse metrike pestrosti), žanr oz. tema naloge (so </w:t>
      </w:r>
      <w:r w:rsidR="009721A4" w:rsidRPr="00FF287B">
        <w:rPr>
          <w:color w:val="000000" w:themeColor="text1"/>
          <w:sz w:val="22"/>
          <w:szCs w:val="20"/>
        </w:rPr>
        <w:t>pretežno primerljive</w:t>
      </w:r>
      <w:r w:rsidR="00D46A84" w:rsidRPr="00FF287B">
        <w:rPr>
          <w:color w:val="000000" w:themeColor="text1"/>
          <w:sz w:val="22"/>
          <w:szCs w:val="20"/>
        </w:rPr>
        <w:t xml:space="preserve"> po različnih regijah in/ali šolah</w:t>
      </w:r>
      <w:r w:rsidR="009721A4" w:rsidRPr="00FF287B">
        <w:rPr>
          <w:color w:val="000000" w:themeColor="text1"/>
          <w:sz w:val="22"/>
          <w:szCs w:val="20"/>
        </w:rPr>
        <w:t>, saj je večina zbranih besedil napisana pri pouku slovenščine v skladu z učnim načrtom</w:t>
      </w:r>
      <w:r w:rsidR="00D46A84" w:rsidRPr="00FF287B">
        <w:rPr>
          <w:color w:val="000000" w:themeColor="text1"/>
          <w:sz w:val="22"/>
          <w:szCs w:val="20"/>
        </w:rPr>
        <w:t>), leto oz. šolsko leto zbiranja materiala, tip besedila (osnovnošolsko ali srednješolsko; esej ali drug</w:t>
      </w:r>
      <w:r w:rsidR="009721A4" w:rsidRPr="00FF287B">
        <w:rPr>
          <w:color w:val="000000" w:themeColor="text1"/>
          <w:sz w:val="22"/>
          <w:szCs w:val="20"/>
        </w:rPr>
        <w:t>o</w:t>
      </w:r>
      <w:r w:rsidR="00E56ABF">
        <w:rPr>
          <w:color w:val="000000" w:themeColor="text1"/>
          <w:sz w:val="22"/>
          <w:szCs w:val="20"/>
        </w:rPr>
        <w:t xml:space="preserve"> – testi, šolske naloge in praktična besedila</w:t>
      </w:r>
      <w:r w:rsidR="00D46A84" w:rsidRPr="00FF287B">
        <w:rPr>
          <w:color w:val="000000" w:themeColor="text1"/>
          <w:sz w:val="22"/>
          <w:szCs w:val="20"/>
        </w:rPr>
        <w:t>)</w:t>
      </w:r>
      <w:r w:rsidRPr="00FF287B">
        <w:rPr>
          <w:color w:val="000000" w:themeColor="text1"/>
          <w:sz w:val="22"/>
          <w:szCs w:val="20"/>
        </w:rPr>
        <w:t>.</w:t>
      </w:r>
    </w:p>
    <w:p w14:paraId="4E8C93A0" w14:textId="2984B082" w:rsidR="00A17BD2" w:rsidRPr="00C2349C" w:rsidRDefault="00BE7E3D" w:rsidP="001A2161">
      <w:pPr>
        <w:pStyle w:val="ListParagraph"/>
        <w:numPr>
          <w:ilvl w:val="0"/>
          <w:numId w:val="11"/>
        </w:numPr>
        <w:spacing w:line="276" w:lineRule="auto"/>
        <w:rPr>
          <w:b/>
          <w:bCs/>
          <w:lang w:val="sl-SI"/>
        </w:rPr>
      </w:pPr>
      <w:r w:rsidRPr="00C2349C">
        <w:rPr>
          <w:b/>
          <w:bCs/>
          <w:lang w:val="sl-SI"/>
        </w:rPr>
        <w:lastRenderedPageBreak/>
        <w:t>Relevantnost, cilji in pomen magistrskega dela</w:t>
      </w:r>
    </w:p>
    <w:p w14:paraId="5E9F5A1D" w14:textId="1669993F" w:rsidR="00E57407" w:rsidRPr="005C3D7D" w:rsidRDefault="00A2237E" w:rsidP="001A2161">
      <w:pPr>
        <w:spacing w:line="276" w:lineRule="auto"/>
        <w:rPr>
          <w:color w:val="000000" w:themeColor="text1"/>
          <w:sz w:val="22"/>
          <w:szCs w:val="20"/>
        </w:rPr>
      </w:pPr>
      <w:r w:rsidRPr="0053249B">
        <w:rPr>
          <w:color w:val="000000" w:themeColor="text1"/>
          <w:sz w:val="22"/>
          <w:szCs w:val="20"/>
        </w:rPr>
        <w:t>Magistrsk</w:t>
      </w:r>
      <w:r w:rsidR="00D70206">
        <w:rPr>
          <w:color w:val="000000" w:themeColor="text1"/>
          <w:sz w:val="22"/>
          <w:szCs w:val="20"/>
        </w:rPr>
        <w:t xml:space="preserve">o delo </w:t>
      </w:r>
      <w:r w:rsidR="00CD4CCF">
        <w:rPr>
          <w:color w:val="000000" w:themeColor="text1"/>
          <w:sz w:val="22"/>
          <w:szCs w:val="20"/>
        </w:rPr>
        <w:t xml:space="preserve">bo </w:t>
      </w:r>
      <w:r w:rsidRPr="0053249B">
        <w:rPr>
          <w:color w:val="000000" w:themeColor="text1"/>
          <w:sz w:val="22"/>
          <w:szCs w:val="20"/>
        </w:rPr>
        <w:t>prispeval</w:t>
      </w:r>
      <w:r w:rsidR="00D70206">
        <w:rPr>
          <w:color w:val="000000" w:themeColor="text1"/>
          <w:sz w:val="22"/>
          <w:szCs w:val="20"/>
        </w:rPr>
        <w:t>o</w:t>
      </w:r>
      <w:r w:rsidRPr="0053249B">
        <w:rPr>
          <w:color w:val="000000" w:themeColor="text1"/>
          <w:sz w:val="22"/>
          <w:szCs w:val="20"/>
        </w:rPr>
        <w:t xml:space="preserve"> k razumevanju leksikalnega razvoja pri šolajočih se govorcih slovenščine, in sicer zlasti na področju leksikalne pestrosti in zahtevnosti glede na starost in regijo, ter na področju medjezikovnega stika v obmejnih regijah.</w:t>
      </w:r>
      <w:r w:rsidR="005C3D7D">
        <w:rPr>
          <w:color w:val="000000" w:themeColor="text1"/>
          <w:sz w:val="22"/>
          <w:szCs w:val="20"/>
        </w:rPr>
        <w:t xml:space="preserve"> </w:t>
      </w:r>
      <w:r w:rsidR="004D7072" w:rsidRPr="0053249B">
        <w:rPr>
          <w:color w:val="000000" w:themeColor="text1"/>
          <w:sz w:val="22"/>
          <w:szCs w:val="20"/>
        </w:rPr>
        <w:t>Analiza razvojnega korpusa Šolar omogoča empiričen vpogled v jezikovni razvoj učencev.</w:t>
      </w:r>
      <w:r w:rsidR="00CD4CCF">
        <w:rPr>
          <w:color w:val="000000" w:themeColor="text1"/>
          <w:sz w:val="22"/>
          <w:szCs w:val="20"/>
        </w:rPr>
        <w:t xml:space="preserve"> </w:t>
      </w:r>
      <w:r w:rsidR="00D70206">
        <w:rPr>
          <w:color w:val="000000" w:themeColor="text1"/>
          <w:sz w:val="22"/>
          <w:szCs w:val="20"/>
        </w:rPr>
        <w:t>To delo</w:t>
      </w:r>
      <w:r w:rsidR="00795A03" w:rsidRPr="005C3D7D">
        <w:rPr>
          <w:color w:val="000000" w:themeColor="text1"/>
          <w:sz w:val="22"/>
          <w:szCs w:val="20"/>
        </w:rPr>
        <w:t xml:space="preserve"> povezuje področji, ki </w:t>
      </w:r>
      <w:r w:rsidR="00D00D07">
        <w:rPr>
          <w:color w:val="000000" w:themeColor="text1"/>
          <w:sz w:val="22"/>
          <w:szCs w:val="20"/>
        </w:rPr>
        <w:t>sta</w:t>
      </w:r>
      <w:r w:rsidR="00795A03" w:rsidRPr="005C3D7D">
        <w:rPr>
          <w:color w:val="000000" w:themeColor="text1"/>
          <w:sz w:val="22"/>
          <w:szCs w:val="20"/>
        </w:rPr>
        <w:t xml:space="preserve"> sicer</w:t>
      </w:r>
      <w:r w:rsidR="00D00D07">
        <w:rPr>
          <w:color w:val="000000" w:themeColor="text1"/>
          <w:sz w:val="22"/>
          <w:szCs w:val="20"/>
        </w:rPr>
        <w:t xml:space="preserve"> </w:t>
      </w:r>
      <w:r w:rsidR="00795A03" w:rsidRPr="005C3D7D">
        <w:rPr>
          <w:color w:val="000000" w:themeColor="text1"/>
          <w:sz w:val="22"/>
          <w:szCs w:val="20"/>
        </w:rPr>
        <w:t>domeni dialektologije in pedagogike</w:t>
      </w:r>
      <w:r w:rsidR="0068108D" w:rsidRPr="005C3D7D">
        <w:rPr>
          <w:color w:val="000000" w:themeColor="text1"/>
          <w:sz w:val="22"/>
          <w:szCs w:val="20"/>
        </w:rPr>
        <w:t xml:space="preserve">, kar </w:t>
      </w:r>
      <w:r w:rsidR="00DC7292">
        <w:rPr>
          <w:color w:val="000000" w:themeColor="text1"/>
          <w:sz w:val="22"/>
          <w:szCs w:val="20"/>
        </w:rPr>
        <w:t>ga</w:t>
      </w:r>
      <w:r w:rsidR="0068108D" w:rsidRPr="005C3D7D">
        <w:rPr>
          <w:color w:val="000000" w:themeColor="text1"/>
          <w:sz w:val="22"/>
          <w:szCs w:val="20"/>
        </w:rPr>
        <w:t xml:space="preserve"> </w:t>
      </w:r>
      <w:r w:rsidR="00DC141C">
        <w:rPr>
          <w:color w:val="000000" w:themeColor="text1"/>
          <w:sz w:val="22"/>
          <w:szCs w:val="20"/>
        </w:rPr>
        <w:t>naredi</w:t>
      </w:r>
      <w:r w:rsidR="0068108D" w:rsidRPr="005C3D7D">
        <w:rPr>
          <w:color w:val="000000" w:themeColor="text1"/>
          <w:sz w:val="22"/>
          <w:szCs w:val="20"/>
        </w:rPr>
        <w:t xml:space="preserve"> izrazito interdisciplinarn</w:t>
      </w:r>
      <w:r w:rsidR="00DC7292">
        <w:rPr>
          <w:color w:val="000000" w:themeColor="text1"/>
          <w:sz w:val="22"/>
          <w:szCs w:val="20"/>
        </w:rPr>
        <w:t>ega</w:t>
      </w:r>
      <w:r w:rsidR="0068108D" w:rsidRPr="005C3D7D">
        <w:rPr>
          <w:color w:val="000000" w:themeColor="text1"/>
          <w:sz w:val="22"/>
          <w:szCs w:val="20"/>
        </w:rPr>
        <w:t>.</w:t>
      </w:r>
    </w:p>
    <w:p w14:paraId="52767E45" w14:textId="775BB7E4" w:rsidR="00470455" w:rsidRPr="00C760F9" w:rsidRDefault="00470455" w:rsidP="001A2161">
      <w:pPr>
        <w:spacing w:line="276" w:lineRule="auto"/>
        <w:rPr>
          <w:color w:val="000000" w:themeColor="text1"/>
          <w:sz w:val="22"/>
          <w:szCs w:val="20"/>
        </w:rPr>
      </w:pPr>
      <w:r w:rsidRPr="00293546">
        <w:rPr>
          <w:color w:val="000000" w:themeColor="text1"/>
          <w:sz w:val="22"/>
          <w:szCs w:val="20"/>
        </w:rPr>
        <w:t>Cilji magistrske</w:t>
      </w:r>
      <w:r w:rsidR="00D70206">
        <w:rPr>
          <w:color w:val="000000" w:themeColor="text1"/>
          <w:sz w:val="22"/>
          <w:szCs w:val="20"/>
        </w:rPr>
        <w:t xml:space="preserve">ga dela </w:t>
      </w:r>
      <w:r w:rsidRPr="00293546">
        <w:rPr>
          <w:color w:val="000000" w:themeColor="text1"/>
          <w:sz w:val="22"/>
          <w:szCs w:val="20"/>
        </w:rPr>
        <w:t xml:space="preserve">so </w:t>
      </w:r>
      <w:r w:rsidR="00293546" w:rsidRPr="00293546">
        <w:rPr>
          <w:color w:val="000000" w:themeColor="text1"/>
          <w:sz w:val="22"/>
          <w:szCs w:val="20"/>
        </w:rPr>
        <w:t>analizirati leksikalne značilnosti, ki se pojavijo v korpusu Šolar 3.0, najti razlike med leksikalno rabo jezika učencev osnovnih in srednjih šol, preučiti rabo ustaljenih večbesednih enot glede na starost in regijo in opazovati vpliv tujega jezika na rabo večbesednih enot</w:t>
      </w:r>
      <w:r w:rsidR="006E7382">
        <w:rPr>
          <w:color w:val="000000" w:themeColor="text1"/>
          <w:sz w:val="22"/>
          <w:szCs w:val="20"/>
        </w:rPr>
        <w:t>.</w:t>
      </w:r>
    </w:p>
    <w:p w14:paraId="207644EF" w14:textId="77777777" w:rsidR="00E60BE0" w:rsidRPr="00C760F9" w:rsidRDefault="00E60BE0" w:rsidP="001A2161">
      <w:pPr>
        <w:spacing w:after="0" w:line="276" w:lineRule="auto"/>
        <w:rPr>
          <w:color w:val="000000" w:themeColor="text1"/>
          <w:sz w:val="22"/>
          <w:szCs w:val="20"/>
        </w:rPr>
      </w:pPr>
    </w:p>
    <w:p w14:paraId="0C4DA668" w14:textId="4110262A" w:rsidR="00BE7E3D" w:rsidRPr="0053249B" w:rsidRDefault="00BE7E3D" w:rsidP="001A2161">
      <w:pPr>
        <w:pStyle w:val="ListParagraph"/>
        <w:numPr>
          <w:ilvl w:val="0"/>
          <w:numId w:val="11"/>
        </w:numPr>
        <w:spacing w:line="276" w:lineRule="auto"/>
        <w:rPr>
          <w:b/>
          <w:bCs/>
          <w:lang w:val="sl-SI"/>
        </w:rPr>
      </w:pPr>
      <w:r w:rsidRPr="0053249B">
        <w:rPr>
          <w:b/>
          <w:bCs/>
          <w:lang w:val="sl-SI"/>
        </w:rPr>
        <w:t>Raziskovalna vprašanja in hipoteze</w:t>
      </w:r>
    </w:p>
    <w:p w14:paraId="01A3B01D" w14:textId="10EFC82F" w:rsidR="00BE7E3D" w:rsidRPr="0053249B" w:rsidRDefault="00DE225C" w:rsidP="001A2161">
      <w:pPr>
        <w:spacing w:line="276" w:lineRule="auto"/>
        <w:rPr>
          <w:sz w:val="22"/>
          <w:szCs w:val="20"/>
        </w:rPr>
      </w:pPr>
      <w:r w:rsidRPr="0053249B">
        <w:rPr>
          <w:sz w:val="22"/>
          <w:szCs w:val="20"/>
        </w:rPr>
        <w:t xml:space="preserve">Magistrsko delo </w:t>
      </w:r>
      <w:r w:rsidR="002D5B34">
        <w:rPr>
          <w:sz w:val="22"/>
          <w:szCs w:val="20"/>
        </w:rPr>
        <w:t>bo usmerjeno v</w:t>
      </w:r>
      <w:r w:rsidRPr="0053249B">
        <w:rPr>
          <w:sz w:val="22"/>
          <w:szCs w:val="20"/>
        </w:rPr>
        <w:t xml:space="preserve"> naslednja raziskovalna vprašanja:</w:t>
      </w:r>
    </w:p>
    <w:p w14:paraId="2D864FCA" w14:textId="51A11F9D" w:rsidR="00D30C06" w:rsidRPr="0053249B" w:rsidRDefault="00007FDD" w:rsidP="001A2161">
      <w:pPr>
        <w:pStyle w:val="ListParagraph"/>
        <w:numPr>
          <w:ilvl w:val="0"/>
          <w:numId w:val="6"/>
        </w:numPr>
        <w:spacing w:line="276" w:lineRule="auto"/>
        <w:rPr>
          <w:sz w:val="22"/>
          <w:szCs w:val="20"/>
          <w:lang w:val="sl-SI"/>
        </w:rPr>
      </w:pPr>
      <w:r w:rsidRPr="0053249B">
        <w:rPr>
          <w:sz w:val="22"/>
          <w:szCs w:val="20"/>
          <w:lang w:val="sl-SI"/>
        </w:rPr>
        <w:t>Kolikšn</w:t>
      </w:r>
      <w:r w:rsidR="002720A6" w:rsidRPr="0053249B">
        <w:rPr>
          <w:sz w:val="22"/>
          <w:szCs w:val="20"/>
          <w:lang w:val="sl-SI"/>
        </w:rPr>
        <w:t xml:space="preserve">i sta </w:t>
      </w:r>
      <w:r w:rsidR="00F8556F" w:rsidRPr="0053249B">
        <w:rPr>
          <w:sz w:val="22"/>
          <w:szCs w:val="20"/>
          <w:lang w:val="sl-SI"/>
        </w:rPr>
        <w:t xml:space="preserve">leksikalna pestrost </w:t>
      </w:r>
      <w:r w:rsidR="002720A6" w:rsidRPr="0053249B">
        <w:rPr>
          <w:sz w:val="22"/>
          <w:szCs w:val="20"/>
          <w:lang w:val="sl-SI"/>
        </w:rPr>
        <w:t xml:space="preserve">in gostota </w:t>
      </w:r>
      <w:r w:rsidR="00F8556F" w:rsidRPr="0053249B">
        <w:rPr>
          <w:sz w:val="22"/>
          <w:szCs w:val="20"/>
          <w:lang w:val="sl-SI"/>
        </w:rPr>
        <w:t xml:space="preserve">glede na posamezne regije </w:t>
      </w:r>
      <w:r w:rsidR="00486012">
        <w:rPr>
          <w:sz w:val="22"/>
          <w:szCs w:val="20"/>
          <w:lang w:val="sl-SI"/>
        </w:rPr>
        <w:t xml:space="preserve">in starostne skupine </w:t>
      </w:r>
      <w:r w:rsidR="00F8556F" w:rsidRPr="0053249B">
        <w:rPr>
          <w:sz w:val="22"/>
          <w:szCs w:val="20"/>
          <w:lang w:val="sl-SI"/>
        </w:rPr>
        <w:t>znotraj korpusa Šolar</w:t>
      </w:r>
      <w:r w:rsidR="003E188B" w:rsidRPr="0053249B">
        <w:rPr>
          <w:sz w:val="22"/>
          <w:szCs w:val="20"/>
          <w:lang w:val="sl-SI"/>
        </w:rPr>
        <w:t>,</w:t>
      </w:r>
    </w:p>
    <w:p w14:paraId="07597C84" w14:textId="7C2A838E" w:rsidR="00007FDD" w:rsidRPr="0053249B" w:rsidRDefault="00007FDD" w:rsidP="001A2161">
      <w:pPr>
        <w:pStyle w:val="ListParagraph"/>
        <w:numPr>
          <w:ilvl w:val="0"/>
          <w:numId w:val="6"/>
        </w:numPr>
        <w:spacing w:line="276" w:lineRule="auto"/>
        <w:rPr>
          <w:sz w:val="22"/>
          <w:szCs w:val="20"/>
          <w:lang w:val="sl-SI"/>
        </w:rPr>
      </w:pPr>
      <w:r w:rsidRPr="0053249B">
        <w:rPr>
          <w:sz w:val="22"/>
          <w:szCs w:val="20"/>
          <w:lang w:val="sl-SI"/>
        </w:rPr>
        <w:t>Kakšna je zahtevnost besed</w:t>
      </w:r>
      <w:r w:rsidR="00720709">
        <w:rPr>
          <w:sz w:val="22"/>
          <w:szCs w:val="20"/>
          <w:lang w:val="sl-SI"/>
        </w:rPr>
        <w:t>išča</w:t>
      </w:r>
      <w:r w:rsidRPr="0053249B">
        <w:rPr>
          <w:sz w:val="22"/>
          <w:szCs w:val="20"/>
          <w:lang w:val="sl-SI"/>
        </w:rPr>
        <w:t xml:space="preserve"> glede na posamezne regije </w:t>
      </w:r>
      <w:r w:rsidR="00486012">
        <w:rPr>
          <w:sz w:val="22"/>
          <w:szCs w:val="20"/>
          <w:lang w:val="sl-SI"/>
        </w:rPr>
        <w:t xml:space="preserve">in starostne skupine </w:t>
      </w:r>
      <w:r w:rsidRPr="0053249B">
        <w:rPr>
          <w:sz w:val="22"/>
          <w:szCs w:val="20"/>
          <w:lang w:val="sl-SI"/>
        </w:rPr>
        <w:t>znotraj korpusa Šolar</w:t>
      </w:r>
      <w:r w:rsidR="003E188B" w:rsidRPr="0053249B">
        <w:rPr>
          <w:sz w:val="22"/>
          <w:szCs w:val="20"/>
          <w:lang w:val="sl-SI"/>
        </w:rPr>
        <w:t>,</w:t>
      </w:r>
    </w:p>
    <w:p w14:paraId="55B33220" w14:textId="71B73798" w:rsidR="00486012" w:rsidRDefault="002720A6" w:rsidP="001A2161">
      <w:pPr>
        <w:pStyle w:val="ListParagraph"/>
        <w:numPr>
          <w:ilvl w:val="0"/>
          <w:numId w:val="6"/>
        </w:numPr>
        <w:spacing w:line="276" w:lineRule="auto"/>
        <w:rPr>
          <w:sz w:val="22"/>
          <w:szCs w:val="20"/>
          <w:lang w:val="sl-SI"/>
        </w:rPr>
      </w:pPr>
      <w:r w:rsidRPr="0053249B">
        <w:rPr>
          <w:sz w:val="22"/>
          <w:szCs w:val="20"/>
          <w:lang w:val="sl-SI"/>
        </w:rPr>
        <w:t>Kje</w:t>
      </w:r>
      <w:r w:rsidR="00D97695" w:rsidRPr="0053249B">
        <w:rPr>
          <w:sz w:val="22"/>
          <w:szCs w:val="20"/>
          <w:lang w:val="sl-SI"/>
        </w:rPr>
        <w:t xml:space="preserve"> v korpusu Šolar</w:t>
      </w:r>
      <w:r w:rsidRPr="0053249B">
        <w:rPr>
          <w:sz w:val="22"/>
          <w:szCs w:val="20"/>
          <w:lang w:val="sl-SI"/>
        </w:rPr>
        <w:t xml:space="preserve"> se pojavljajo ustaljene večbesedne enote</w:t>
      </w:r>
      <w:r w:rsidR="00486012">
        <w:rPr>
          <w:sz w:val="22"/>
          <w:szCs w:val="20"/>
          <w:lang w:val="sl-SI"/>
        </w:rPr>
        <w:t>,</w:t>
      </w:r>
    </w:p>
    <w:p w14:paraId="437BB15C" w14:textId="124EBD0C" w:rsidR="002720A6" w:rsidRPr="0053249B" w:rsidRDefault="00486012" w:rsidP="001A2161">
      <w:pPr>
        <w:pStyle w:val="ListParagraph"/>
        <w:numPr>
          <w:ilvl w:val="0"/>
          <w:numId w:val="6"/>
        </w:numPr>
        <w:spacing w:line="276" w:lineRule="auto"/>
        <w:rPr>
          <w:sz w:val="22"/>
          <w:szCs w:val="20"/>
          <w:lang w:val="sl-SI"/>
        </w:rPr>
      </w:pPr>
      <w:r>
        <w:rPr>
          <w:sz w:val="22"/>
          <w:szCs w:val="20"/>
          <w:lang w:val="sl-SI"/>
        </w:rPr>
        <w:t>A</w:t>
      </w:r>
      <w:r w:rsidR="002720A6" w:rsidRPr="0053249B">
        <w:rPr>
          <w:sz w:val="22"/>
          <w:szCs w:val="20"/>
          <w:lang w:val="sl-SI"/>
        </w:rPr>
        <w:t xml:space="preserve">li so </w:t>
      </w:r>
      <w:r>
        <w:rPr>
          <w:sz w:val="22"/>
          <w:szCs w:val="20"/>
          <w:lang w:val="sl-SI"/>
        </w:rPr>
        <w:t xml:space="preserve">ustaljene večbesedne enote </w:t>
      </w:r>
      <w:r w:rsidR="002720A6" w:rsidRPr="0053249B">
        <w:rPr>
          <w:sz w:val="22"/>
          <w:szCs w:val="20"/>
          <w:lang w:val="sl-SI"/>
        </w:rPr>
        <w:t>vezane na posamezne regije</w:t>
      </w:r>
      <w:r w:rsidR="00501816">
        <w:rPr>
          <w:sz w:val="22"/>
          <w:szCs w:val="20"/>
          <w:lang w:val="sl-SI"/>
        </w:rPr>
        <w:t>,</w:t>
      </w:r>
      <w:r w:rsidR="002720A6" w:rsidRPr="0053249B">
        <w:rPr>
          <w:sz w:val="22"/>
          <w:szCs w:val="20"/>
          <w:lang w:val="sl-SI"/>
        </w:rPr>
        <w:t xml:space="preserve"> ter ali so pri obmejnih regijah </w:t>
      </w:r>
      <w:r w:rsidR="008C583E">
        <w:rPr>
          <w:sz w:val="22"/>
          <w:szCs w:val="20"/>
          <w:lang w:val="sl-SI"/>
        </w:rPr>
        <w:t xml:space="preserve">slogovno </w:t>
      </w:r>
      <w:r w:rsidR="002720A6" w:rsidRPr="0053249B">
        <w:rPr>
          <w:sz w:val="22"/>
          <w:szCs w:val="20"/>
          <w:lang w:val="sl-SI"/>
        </w:rPr>
        <w:t>zaznamovane in kažejo vplive tujega jezika</w:t>
      </w:r>
      <w:r w:rsidR="00716EDE">
        <w:rPr>
          <w:sz w:val="22"/>
          <w:szCs w:val="20"/>
          <w:lang w:val="sl-SI"/>
        </w:rPr>
        <w:t>.</w:t>
      </w:r>
    </w:p>
    <w:p w14:paraId="72325292" w14:textId="04F0D27C" w:rsidR="00DE225C" w:rsidRPr="0053249B" w:rsidRDefault="00FC6389" w:rsidP="001A2161">
      <w:pPr>
        <w:spacing w:line="276" w:lineRule="auto"/>
        <w:rPr>
          <w:color w:val="000000" w:themeColor="text1"/>
          <w:sz w:val="22"/>
          <w:szCs w:val="20"/>
        </w:rPr>
      </w:pPr>
      <w:r w:rsidRPr="0053249B">
        <w:rPr>
          <w:color w:val="000000" w:themeColor="text1"/>
          <w:sz w:val="22"/>
          <w:szCs w:val="20"/>
        </w:rPr>
        <w:t>Osnovna teza magistrskega dela je</w:t>
      </w:r>
      <w:r w:rsidR="003B5304" w:rsidRPr="0053249B">
        <w:rPr>
          <w:color w:val="000000" w:themeColor="text1"/>
          <w:sz w:val="22"/>
          <w:szCs w:val="20"/>
        </w:rPr>
        <w:t xml:space="preserve">, da </w:t>
      </w:r>
      <w:r w:rsidR="00507021">
        <w:rPr>
          <w:color w:val="000000" w:themeColor="text1"/>
          <w:sz w:val="22"/>
          <w:szCs w:val="20"/>
        </w:rPr>
        <w:t xml:space="preserve">je </w:t>
      </w:r>
      <w:r w:rsidR="003B5304" w:rsidRPr="0053249B">
        <w:rPr>
          <w:color w:val="000000" w:themeColor="text1"/>
          <w:sz w:val="22"/>
          <w:szCs w:val="20"/>
        </w:rPr>
        <w:t xml:space="preserve">v regijah, kjer pride do jezikovnega stika, prisotnih več </w:t>
      </w:r>
      <w:r w:rsidR="003F098F" w:rsidRPr="0053249B">
        <w:rPr>
          <w:color w:val="000000" w:themeColor="text1"/>
          <w:sz w:val="22"/>
          <w:szCs w:val="20"/>
        </w:rPr>
        <w:t xml:space="preserve">nestandardnih oz. </w:t>
      </w:r>
      <w:r w:rsidR="003B5304" w:rsidRPr="0053249B">
        <w:rPr>
          <w:color w:val="000000" w:themeColor="text1"/>
          <w:sz w:val="22"/>
          <w:szCs w:val="20"/>
        </w:rPr>
        <w:t xml:space="preserve">zaznamovanih ustaljenih večbesednih enot. </w:t>
      </w:r>
      <w:r w:rsidRPr="0053249B">
        <w:rPr>
          <w:color w:val="000000" w:themeColor="text1"/>
          <w:sz w:val="22"/>
          <w:szCs w:val="20"/>
        </w:rPr>
        <w:t>Predpostavlja s</w:t>
      </w:r>
      <w:r w:rsidR="003B5304" w:rsidRPr="0053249B">
        <w:rPr>
          <w:color w:val="000000" w:themeColor="text1"/>
          <w:sz w:val="22"/>
          <w:szCs w:val="20"/>
        </w:rPr>
        <w:t xml:space="preserve">e, da so le-te v večji meri uporabljene s strani </w:t>
      </w:r>
      <w:r w:rsidR="00820198" w:rsidRPr="0053249B">
        <w:rPr>
          <w:color w:val="000000" w:themeColor="text1"/>
          <w:sz w:val="22"/>
          <w:szCs w:val="20"/>
        </w:rPr>
        <w:t>starejših</w:t>
      </w:r>
      <w:r w:rsidR="003B5304" w:rsidRPr="0053249B">
        <w:rPr>
          <w:color w:val="000000" w:themeColor="text1"/>
          <w:sz w:val="22"/>
          <w:szCs w:val="20"/>
        </w:rPr>
        <w:t xml:space="preserve"> učencev</w:t>
      </w:r>
      <w:r w:rsidR="00820198" w:rsidRPr="0053249B">
        <w:rPr>
          <w:color w:val="000000" w:themeColor="text1"/>
          <w:sz w:val="22"/>
          <w:szCs w:val="20"/>
        </w:rPr>
        <w:t>, saj ti posedujejo večjo kompetenco jezikovne kompleksnosti.</w:t>
      </w:r>
      <w:r w:rsidR="00681282">
        <w:rPr>
          <w:color w:val="000000" w:themeColor="text1"/>
          <w:sz w:val="22"/>
          <w:szCs w:val="20"/>
        </w:rPr>
        <w:t xml:space="preserve"> </w:t>
      </w:r>
      <w:r w:rsidR="00871C5B">
        <w:rPr>
          <w:color w:val="000000" w:themeColor="text1"/>
          <w:sz w:val="22"/>
          <w:szCs w:val="20"/>
        </w:rPr>
        <w:t xml:space="preserve">Druga hipoteza predpostavlja, da se leksikalna pestrost, gostota in zahtevnost stopnjujejo s stopnjo šolanja, oziroma celo </w:t>
      </w:r>
      <w:r w:rsidR="00C520B5">
        <w:rPr>
          <w:color w:val="000000" w:themeColor="text1"/>
          <w:sz w:val="22"/>
          <w:szCs w:val="20"/>
        </w:rPr>
        <w:t>od</w:t>
      </w:r>
      <w:r w:rsidR="00871C5B">
        <w:rPr>
          <w:color w:val="000000" w:themeColor="text1"/>
          <w:sz w:val="22"/>
          <w:szCs w:val="20"/>
        </w:rPr>
        <w:t xml:space="preserve"> razreda </w:t>
      </w:r>
      <w:r w:rsidR="00C520B5">
        <w:rPr>
          <w:color w:val="000000" w:themeColor="text1"/>
          <w:sz w:val="22"/>
          <w:szCs w:val="20"/>
        </w:rPr>
        <w:t>do</w:t>
      </w:r>
      <w:r w:rsidR="00871C5B">
        <w:rPr>
          <w:color w:val="000000" w:themeColor="text1"/>
          <w:sz w:val="22"/>
          <w:szCs w:val="20"/>
        </w:rPr>
        <w:t xml:space="preserve"> razred</w:t>
      </w:r>
      <w:r w:rsidR="00C520B5">
        <w:rPr>
          <w:color w:val="000000" w:themeColor="text1"/>
          <w:sz w:val="22"/>
          <w:szCs w:val="20"/>
        </w:rPr>
        <w:t>a</w:t>
      </w:r>
      <w:r w:rsidR="00871C5B">
        <w:rPr>
          <w:color w:val="000000" w:themeColor="text1"/>
          <w:sz w:val="22"/>
          <w:szCs w:val="20"/>
        </w:rPr>
        <w:t>. Predpostavljam, da regije pri tem nimajo večjega vpliva</w:t>
      </w:r>
      <w:r w:rsidR="00FD75DB">
        <w:rPr>
          <w:color w:val="000000" w:themeColor="text1"/>
          <w:sz w:val="22"/>
          <w:szCs w:val="20"/>
        </w:rPr>
        <w:t xml:space="preserve">, </w:t>
      </w:r>
      <w:r w:rsidR="00871C5B">
        <w:rPr>
          <w:color w:val="000000" w:themeColor="text1"/>
          <w:sz w:val="22"/>
          <w:szCs w:val="20"/>
        </w:rPr>
        <w:t xml:space="preserve"> oziroma da bodo vse regije izražale podobno mero leksikalne pestrosti, gostote in zahtevnosti po </w:t>
      </w:r>
      <w:r w:rsidR="006E33B9">
        <w:rPr>
          <w:color w:val="000000" w:themeColor="text1"/>
          <w:sz w:val="22"/>
          <w:szCs w:val="20"/>
        </w:rPr>
        <w:t>enakih</w:t>
      </w:r>
      <w:r w:rsidR="00871C5B">
        <w:rPr>
          <w:color w:val="000000" w:themeColor="text1"/>
          <w:sz w:val="22"/>
          <w:szCs w:val="20"/>
        </w:rPr>
        <w:t xml:space="preserve"> stopnjah šolanja.</w:t>
      </w:r>
    </w:p>
    <w:p w14:paraId="186DE8A2" w14:textId="77777777" w:rsidR="00BF7563" w:rsidRPr="0053249B" w:rsidRDefault="00BF7563" w:rsidP="001A2161">
      <w:pPr>
        <w:spacing w:after="0" w:line="276" w:lineRule="auto"/>
        <w:rPr>
          <w:sz w:val="22"/>
          <w:szCs w:val="20"/>
        </w:rPr>
      </w:pPr>
    </w:p>
    <w:p w14:paraId="02083ABE" w14:textId="54D06184" w:rsidR="00A17BD2" w:rsidRDefault="00BF7563" w:rsidP="001A2161">
      <w:pPr>
        <w:pStyle w:val="ListParagraph"/>
        <w:numPr>
          <w:ilvl w:val="0"/>
          <w:numId w:val="11"/>
        </w:numPr>
        <w:spacing w:line="276" w:lineRule="auto"/>
        <w:rPr>
          <w:b/>
          <w:bCs/>
          <w:lang w:val="sl-SI"/>
        </w:rPr>
      </w:pPr>
      <w:r w:rsidRPr="0053249B">
        <w:rPr>
          <w:b/>
          <w:bCs/>
          <w:lang w:val="sl-SI"/>
        </w:rPr>
        <w:t>P</w:t>
      </w:r>
      <w:r w:rsidR="00BE7E3D" w:rsidRPr="0053249B">
        <w:rPr>
          <w:b/>
          <w:bCs/>
          <w:lang w:val="sl-SI"/>
        </w:rPr>
        <w:t xml:space="preserve">redvidena </w:t>
      </w:r>
      <w:r w:rsidR="00BE7E3D" w:rsidRPr="006F362C">
        <w:rPr>
          <w:b/>
          <w:bCs/>
          <w:lang w:val="sl-SI"/>
        </w:rPr>
        <w:t>metodologija</w:t>
      </w:r>
    </w:p>
    <w:p w14:paraId="0C67D7C3" w14:textId="526544A0" w:rsidR="000E4F0D" w:rsidRDefault="00AE0AF7" w:rsidP="001A2161">
      <w:pPr>
        <w:spacing w:line="276" w:lineRule="auto"/>
        <w:rPr>
          <w:color w:val="000000" w:themeColor="text1"/>
          <w:sz w:val="22"/>
          <w:szCs w:val="20"/>
        </w:rPr>
      </w:pPr>
      <w:r w:rsidRPr="00AE0AF7">
        <w:rPr>
          <w:color w:val="000000" w:themeColor="text1"/>
          <w:sz w:val="22"/>
          <w:szCs w:val="20"/>
        </w:rPr>
        <w:t>Raziskava bo temeljila na večinoma kvantitativni, v manjši meri pa tudi kvalitativni analizi.</w:t>
      </w:r>
      <w:r w:rsidR="00ED5650">
        <w:rPr>
          <w:color w:val="000000" w:themeColor="text1"/>
          <w:sz w:val="22"/>
          <w:szCs w:val="20"/>
        </w:rPr>
        <w:t xml:space="preserve"> Poleg gl</w:t>
      </w:r>
      <w:r w:rsidR="004C58F4">
        <w:rPr>
          <w:color w:val="000000" w:themeColor="text1"/>
          <w:sz w:val="22"/>
          <w:szCs w:val="20"/>
        </w:rPr>
        <w:t>a</w:t>
      </w:r>
      <w:r w:rsidR="00ED5650">
        <w:rPr>
          <w:color w:val="000000" w:themeColor="text1"/>
          <w:sz w:val="22"/>
          <w:szCs w:val="20"/>
        </w:rPr>
        <w:t>vnih spremenljivk (regija, letnik oz. starost) bodo upoštevane tudi kontrolne spremenljivke, npr. dolžina in tip besedila (esej), ter letnik zbiranja.</w:t>
      </w:r>
      <w:r w:rsidR="00F1620C">
        <w:rPr>
          <w:color w:val="000000" w:themeColor="text1"/>
          <w:sz w:val="22"/>
          <w:szCs w:val="20"/>
        </w:rPr>
        <w:t xml:space="preserve"> </w:t>
      </w:r>
      <w:r w:rsidR="00F1620C" w:rsidRPr="00F1620C">
        <w:rPr>
          <w:color w:val="000000" w:themeColor="text1"/>
          <w:sz w:val="22"/>
          <w:szCs w:val="20"/>
        </w:rPr>
        <w:t xml:space="preserve">Končne odločitve glede obsega in načina kontrole </w:t>
      </w:r>
      <w:r w:rsidR="005813A2">
        <w:rPr>
          <w:color w:val="000000" w:themeColor="text1"/>
          <w:sz w:val="22"/>
          <w:szCs w:val="20"/>
        </w:rPr>
        <w:t xml:space="preserve">le-teh </w:t>
      </w:r>
      <w:r w:rsidR="00F1620C" w:rsidRPr="00F1620C">
        <w:rPr>
          <w:color w:val="000000" w:themeColor="text1"/>
          <w:sz w:val="22"/>
          <w:szCs w:val="20"/>
        </w:rPr>
        <w:t>bodo sprejete po podrobnejšem pregledu podatkov.</w:t>
      </w:r>
      <w:r w:rsidR="006E7382">
        <w:rPr>
          <w:color w:val="000000" w:themeColor="text1"/>
          <w:sz w:val="22"/>
          <w:szCs w:val="20"/>
        </w:rPr>
        <w:t xml:space="preserve"> V nalogi se bom poslužila ustrezno izbranih metrik za analizo razvojnega korpusa slovenščine, in preverila njihovo uporabno vrednost.</w:t>
      </w:r>
    </w:p>
    <w:p w14:paraId="13647DCD" w14:textId="22074827" w:rsidR="0003212D" w:rsidRPr="0053249B" w:rsidRDefault="0003212D" w:rsidP="001A2161">
      <w:pPr>
        <w:spacing w:line="276" w:lineRule="auto"/>
        <w:rPr>
          <w:b/>
          <w:bCs/>
          <w:sz w:val="22"/>
          <w:szCs w:val="20"/>
        </w:rPr>
      </w:pPr>
      <w:r w:rsidRPr="0053249B">
        <w:rPr>
          <w:b/>
          <w:bCs/>
          <w:sz w:val="22"/>
          <w:szCs w:val="20"/>
        </w:rPr>
        <w:t>Kvantitativna analiza</w:t>
      </w:r>
    </w:p>
    <w:p w14:paraId="3C5D41CC" w14:textId="1808526C" w:rsidR="008027A6" w:rsidRPr="0053249B" w:rsidRDefault="00362751" w:rsidP="001A2161">
      <w:pPr>
        <w:spacing w:line="276" w:lineRule="auto"/>
        <w:rPr>
          <w:sz w:val="22"/>
          <w:szCs w:val="20"/>
        </w:rPr>
      </w:pPr>
      <w:r w:rsidRPr="0053249B">
        <w:rPr>
          <w:sz w:val="22"/>
          <w:szCs w:val="20"/>
        </w:rPr>
        <w:t xml:space="preserve">Pri kvantitativnem delu analize </w:t>
      </w:r>
      <w:r w:rsidR="00E74AED">
        <w:rPr>
          <w:sz w:val="22"/>
          <w:szCs w:val="20"/>
        </w:rPr>
        <w:t>bom</w:t>
      </w:r>
      <w:r w:rsidR="00E74AED" w:rsidRPr="0053249B">
        <w:rPr>
          <w:sz w:val="22"/>
          <w:szCs w:val="20"/>
        </w:rPr>
        <w:t xml:space="preserve"> </w:t>
      </w:r>
      <w:r w:rsidRPr="0053249B">
        <w:rPr>
          <w:sz w:val="22"/>
          <w:szCs w:val="20"/>
        </w:rPr>
        <w:t xml:space="preserve">proučila literaturo in izbrala najprimernejšo </w:t>
      </w:r>
      <w:r w:rsidR="00BF76AA">
        <w:rPr>
          <w:sz w:val="22"/>
          <w:szCs w:val="20"/>
        </w:rPr>
        <w:t xml:space="preserve">mero oz. </w:t>
      </w:r>
      <w:r w:rsidR="002F0428" w:rsidRPr="00BF76AA">
        <w:rPr>
          <w:sz w:val="22"/>
          <w:szCs w:val="20"/>
        </w:rPr>
        <w:t>metrik</w:t>
      </w:r>
      <w:r w:rsidRPr="00BF76AA">
        <w:rPr>
          <w:sz w:val="22"/>
          <w:szCs w:val="20"/>
        </w:rPr>
        <w:t>o</w:t>
      </w:r>
      <w:r w:rsidR="002F0428" w:rsidRPr="0053249B">
        <w:rPr>
          <w:sz w:val="22"/>
          <w:szCs w:val="20"/>
        </w:rPr>
        <w:t xml:space="preserve"> </w:t>
      </w:r>
      <w:r w:rsidR="001F5FFE" w:rsidRPr="0053249B">
        <w:rPr>
          <w:sz w:val="22"/>
          <w:szCs w:val="20"/>
        </w:rPr>
        <w:t>ali kombinacijo najprimernejših za analiziranje kor</w:t>
      </w:r>
      <w:r w:rsidR="001A543A" w:rsidRPr="0053249B">
        <w:rPr>
          <w:sz w:val="22"/>
          <w:szCs w:val="20"/>
        </w:rPr>
        <w:t>p</w:t>
      </w:r>
      <w:r w:rsidR="001F5FFE" w:rsidRPr="0053249B">
        <w:rPr>
          <w:sz w:val="22"/>
          <w:szCs w:val="20"/>
        </w:rPr>
        <w:t xml:space="preserve">usa </w:t>
      </w:r>
      <w:r w:rsidR="001A543A" w:rsidRPr="0053249B">
        <w:rPr>
          <w:sz w:val="22"/>
          <w:szCs w:val="20"/>
        </w:rPr>
        <w:t>Šo</w:t>
      </w:r>
      <w:r w:rsidR="001F5FFE" w:rsidRPr="0053249B">
        <w:rPr>
          <w:sz w:val="22"/>
          <w:szCs w:val="20"/>
        </w:rPr>
        <w:t>lar v leksikalnem začrtanemu okviru.</w:t>
      </w:r>
    </w:p>
    <w:p w14:paraId="3DCAC07E" w14:textId="3DDAEA67" w:rsidR="0011095E" w:rsidRDefault="00D46858" w:rsidP="001A2161">
      <w:pPr>
        <w:spacing w:line="276" w:lineRule="auto"/>
        <w:rPr>
          <w:sz w:val="22"/>
          <w:szCs w:val="20"/>
        </w:rPr>
      </w:pPr>
      <w:r w:rsidRPr="0053249B">
        <w:rPr>
          <w:sz w:val="22"/>
          <w:szCs w:val="20"/>
        </w:rPr>
        <w:t>Naj popularn</w:t>
      </w:r>
      <w:r w:rsidR="00EE0D4C" w:rsidRPr="0053249B">
        <w:rPr>
          <w:sz w:val="22"/>
          <w:szCs w:val="20"/>
        </w:rPr>
        <w:t>ejša</w:t>
      </w:r>
      <w:r w:rsidRPr="0053249B">
        <w:rPr>
          <w:sz w:val="22"/>
          <w:szCs w:val="20"/>
        </w:rPr>
        <w:t xml:space="preserve"> metoda za merjenje </w:t>
      </w:r>
      <w:r w:rsidRPr="00B3080A">
        <w:rPr>
          <w:sz w:val="22"/>
          <w:szCs w:val="20"/>
          <w:u w:val="single"/>
        </w:rPr>
        <w:t>leksikalne pestrosti</w:t>
      </w:r>
      <w:r w:rsidRPr="0053249B">
        <w:rPr>
          <w:sz w:val="22"/>
          <w:szCs w:val="20"/>
        </w:rPr>
        <w:t xml:space="preserve"> je t.</w:t>
      </w:r>
      <w:r w:rsidR="007260CE">
        <w:rPr>
          <w:sz w:val="22"/>
          <w:szCs w:val="20"/>
        </w:rPr>
        <w:t xml:space="preserve"> </w:t>
      </w:r>
      <w:r w:rsidRPr="0053249B">
        <w:rPr>
          <w:sz w:val="22"/>
          <w:szCs w:val="20"/>
        </w:rPr>
        <w:t xml:space="preserve">i. </w:t>
      </w:r>
      <w:r w:rsidRPr="00414606">
        <w:rPr>
          <w:i/>
          <w:iCs/>
          <w:sz w:val="22"/>
          <w:szCs w:val="20"/>
        </w:rPr>
        <w:t>Type-to-Token Ratio</w:t>
      </w:r>
      <w:r w:rsidRPr="0053249B">
        <w:rPr>
          <w:sz w:val="22"/>
          <w:szCs w:val="20"/>
        </w:rPr>
        <w:t xml:space="preserve"> ali TTR</w:t>
      </w:r>
      <w:r w:rsidR="00362751" w:rsidRPr="0053249B">
        <w:rPr>
          <w:sz w:val="22"/>
          <w:szCs w:val="20"/>
        </w:rPr>
        <w:t>, kjer je število pojavnic (</w:t>
      </w:r>
      <w:r w:rsidR="00362751" w:rsidRPr="0053249B">
        <w:rPr>
          <w:i/>
          <w:iCs/>
          <w:sz w:val="22"/>
          <w:szCs w:val="20"/>
        </w:rPr>
        <w:t>types</w:t>
      </w:r>
      <w:r w:rsidR="00362751" w:rsidRPr="0053249B">
        <w:rPr>
          <w:sz w:val="22"/>
          <w:szCs w:val="20"/>
        </w:rPr>
        <w:t>) deljeno s celokupnim številom</w:t>
      </w:r>
      <w:r w:rsidR="009710CB">
        <w:rPr>
          <w:sz w:val="22"/>
          <w:szCs w:val="20"/>
        </w:rPr>
        <w:t xml:space="preserve"> </w:t>
      </w:r>
      <w:r w:rsidR="00362751" w:rsidRPr="0053249B">
        <w:rPr>
          <w:sz w:val="22"/>
          <w:szCs w:val="20"/>
        </w:rPr>
        <w:t>različic</w:t>
      </w:r>
      <w:r w:rsidR="009710CB">
        <w:rPr>
          <w:sz w:val="22"/>
          <w:szCs w:val="20"/>
        </w:rPr>
        <w:t xml:space="preserve"> ali lem</w:t>
      </w:r>
      <w:r w:rsidR="00362751" w:rsidRPr="0053249B">
        <w:rPr>
          <w:sz w:val="22"/>
          <w:szCs w:val="20"/>
        </w:rPr>
        <w:t xml:space="preserve"> (</w:t>
      </w:r>
      <w:r w:rsidR="00362751" w:rsidRPr="0053249B">
        <w:rPr>
          <w:i/>
          <w:iCs/>
          <w:sz w:val="22"/>
          <w:szCs w:val="20"/>
        </w:rPr>
        <w:t>tokens</w:t>
      </w:r>
      <w:r w:rsidR="00362751" w:rsidRPr="0053249B">
        <w:rPr>
          <w:sz w:val="22"/>
          <w:szCs w:val="20"/>
        </w:rPr>
        <w:t>)</w:t>
      </w:r>
      <w:r w:rsidR="00415E77" w:rsidRPr="0053249B">
        <w:rPr>
          <w:sz w:val="22"/>
          <w:szCs w:val="20"/>
        </w:rPr>
        <w:t xml:space="preserve"> (</w:t>
      </w:r>
      <w:r w:rsidR="00BE51CE" w:rsidRPr="0053249B">
        <w:rPr>
          <w:sz w:val="22"/>
          <w:szCs w:val="20"/>
        </w:rPr>
        <w:t>deBoer 2014</w:t>
      </w:r>
      <w:r w:rsidR="00415E77" w:rsidRPr="0053249B">
        <w:rPr>
          <w:sz w:val="22"/>
          <w:szCs w:val="20"/>
        </w:rPr>
        <w:t xml:space="preserve">). </w:t>
      </w:r>
      <w:r w:rsidR="00511800" w:rsidRPr="0053249B">
        <w:rPr>
          <w:sz w:val="22"/>
          <w:szCs w:val="20"/>
        </w:rPr>
        <w:t xml:space="preserve">Žal ta mera ni </w:t>
      </w:r>
      <w:r w:rsidR="00BD7B83" w:rsidRPr="0053249B">
        <w:rPr>
          <w:sz w:val="22"/>
          <w:szCs w:val="20"/>
        </w:rPr>
        <w:t>robustna in se izkaže za nezanesljivo pri večjem številu različic</w:t>
      </w:r>
      <w:r w:rsidR="00261D94">
        <w:rPr>
          <w:sz w:val="22"/>
          <w:szCs w:val="20"/>
        </w:rPr>
        <w:t xml:space="preserve"> oz. pri daljšem besedilu</w:t>
      </w:r>
      <w:r w:rsidR="00511800" w:rsidRPr="0053249B">
        <w:rPr>
          <w:sz w:val="22"/>
          <w:szCs w:val="20"/>
        </w:rPr>
        <w:t xml:space="preserve">. </w:t>
      </w:r>
      <w:r w:rsidR="00811A90" w:rsidRPr="0053249B">
        <w:rPr>
          <w:sz w:val="22"/>
          <w:szCs w:val="20"/>
        </w:rPr>
        <w:t xml:space="preserve">Bolj primerne </w:t>
      </w:r>
      <w:r w:rsidR="00261D94">
        <w:rPr>
          <w:sz w:val="22"/>
          <w:szCs w:val="20"/>
        </w:rPr>
        <w:t xml:space="preserve">za razvojne korpuse </w:t>
      </w:r>
      <w:r w:rsidR="00811A90" w:rsidRPr="0053249B">
        <w:rPr>
          <w:sz w:val="22"/>
          <w:szCs w:val="20"/>
        </w:rPr>
        <w:t xml:space="preserve">so </w:t>
      </w:r>
      <w:r w:rsidR="00BF76AA">
        <w:rPr>
          <w:sz w:val="22"/>
          <w:szCs w:val="20"/>
        </w:rPr>
        <w:t>metrike</w:t>
      </w:r>
      <w:r w:rsidR="00A27B59">
        <w:rPr>
          <w:sz w:val="22"/>
          <w:szCs w:val="20"/>
        </w:rPr>
        <w:t xml:space="preserve"> </w:t>
      </w:r>
      <w:r w:rsidR="003241F0" w:rsidRPr="0053249B">
        <w:rPr>
          <w:sz w:val="22"/>
          <w:szCs w:val="20"/>
        </w:rPr>
        <w:t>VOCD-D</w:t>
      </w:r>
      <w:r w:rsidR="00811A90" w:rsidRPr="0053249B">
        <w:rPr>
          <w:sz w:val="22"/>
          <w:szCs w:val="20"/>
        </w:rPr>
        <w:t>, ki je</w:t>
      </w:r>
      <w:r w:rsidR="007B4CAA" w:rsidRPr="0053249B">
        <w:rPr>
          <w:sz w:val="22"/>
          <w:szCs w:val="20"/>
        </w:rPr>
        <w:t xml:space="preserve"> bolj grafična metoda</w:t>
      </w:r>
      <w:r w:rsidR="00811A90" w:rsidRPr="0053249B">
        <w:rPr>
          <w:sz w:val="22"/>
          <w:szCs w:val="20"/>
        </w:rPr>
        <w:t xml:space="preserve">, </w:t>
      </w:r>
      <w:r w:rsidR="00630894" w:rsidRPr="0053249B">
        <w:rPr>
          <w:sz w:val="22"/>
          <w:szCs w:val="20"/>
        </w:rPr>
        <w:t>M</w:t>
      </w:r>
      <w:r w:rsidR="002B179A" w:rsidRPr="0053249B">
        <w:rPr>
          <w:sz w:val="22"/>
          <w:szCs w:val="20"/>
        </w:rPr>
        <w:t>T</w:t>
      </w:r>
      <w:r w:rsidR="00630894" w:rsidRPr="0053249B">
        <w:rPr>
          <w:sz w:val="22"/>
          <w:szCs w:val="20"/>
        </w:rPr>
        <w:t>LD</w:t>
      </w:r>
      <w:r w:rsidR="005955B2" w:rsidRPr="0053249B">
        <w:rPr>
          <w:sz w:val="22"/>
          <w:szCs w:val="20"/>
        </w:rPr>
        <w:t xml:space="preserve"> (</w:t>
      </w:r>
      <w:r w:rsidR="005955B2" w:rsidRPr="0053249B">
        <w:rPr>
          <w:i/>
          <w:iCs/>
          <w:sz w:val="22"/>
          <w:szCs w:val="20"/>
        </w:rPr>
        <w:t>Measure of Textual Lexical Diversity</w:t>
      </w:r>
      <w:r w:rsidR="005955B2" w:rsidRPr="0053249B">
        <w:rPr>
          <w:sz w:val="22"/>
          <w:szCs w:val="20"/>
        </w:rPr>
        <w:t>)</w:t>
      </w:r>
      <w:r w:rsidR="004D72A4">
        <w:rPr>
          <w:sz w:val="22"/>
          <w:szCs w:val="20"/>
        </w:rPr>
        <w:t>, ki je</w:t>
      </w:r>
      <w:r w:rsidR="00A528F6" w:rsidRPr="0053249B">
        <w:rPr>
          <w:sz w:val="22"/>
          <w:szCs w:val="20"/>
        </w:rPr>
        <w:t xml:space="preserve"> bolj robustna </w:t>
      </w:r>
      <w:r w:rsidR="00811A90" w:rsidRPr="0053249B">
        <w:rPr>
          <w:sz w:val="22"/>
          <w:szCs w:val="20"/>
        </w:rPr>
        <w:t xml:space="preserve">kot TTR </w:t>
      </w:r>
      <w:r w:rsidR="00A528F6" w:rsidRPr="0053249B">
        <w:rPr>
          <w:sz w:val="22"/>
          <w:szCs w:val="20"/>
        </w:rPr>
        <w:t>(McCarthy 2005)</w:t>
      </w:r>
      <w:r w:rsidR="003A6E9A" w:rsidRPr="0053249B">
        <w:rPr>
          <w:sz w:val="22"/>
          <w:szCs w:val="20"/>
        </w:rPr>
        <w:t>, HD-D</w:t>
      </w:r>
      <w:r w:rsidR="00811A90" w:rsidRPr="0053249B">
        <w:rPr>
          <w:sz w:val="22"/>
          <w:szCs w:val="20"/>
        </w:rPr>
        <w:t xml:space="preserve"> ali MATTR. V svojem </w:t>
      </w:r>
      <w:r w:rsidR="00811A90" w:rsidRPr="0053249B">
        <w:rPr>
          <w:sz w:val="22"/>
          <w:szCs w:val="20"/>
        </w:rPr>
        <w:lastRenderedPageBreak/>
        <w:t>delu nameravam raziskati omenjene in druge metode ter se jih posluževati glede na njihovo primernost in uporabnost</w:t>
      </w:r>
      <w:r w:rsidR="0011095E" w:rsidRPr="0053249B">
        <w:rPr>
          <w:sz w:val="22"/>
          <w:szCs w:val="20"/>
        </w:rPr>
        <w:t xml:space="preserve"> za potrebe tega dela.</w:t>
      </w:r>
    </w:p>
    <w:p w14:paraId="0A3028DB" w14:textId="2D55A1FA" w:rsidR="00EA0306" w:rsidRPr="00F81BCC" w:rsidRDefault="00A5381A" w:rsidP="001A2161">
      <w:pPr>
        <w:spacing w:line="276" w:lineRule="auto"/>
        <w:rPr>
          <w:strike/>
          <w:color w:val="000000" w:themeColor="text1"/>
          <w:sz w:val="22"/>
          <w:szCs w:val="20"/>
        </w:rPr>
      </w:pPr>
      <w:r w:rsidRPr="0053249B">
        <w:rPr>
          <w:sz w:val="22"/>
          <w:szCs w:val="20"/>
        </w:rPr>
        <w:t xml:space="preserve">Za </w:t>
      </w:r>
      <w:r w:rsidRPr="003E7B86">
        <w:rPr>
          <w:sz w:val="22"/>
          <w:szCs w:val="20"/>
          <w:u w:val="single"/>
        </w:rPr>
        <w:t>leksikalno gostoto</w:t>
      </w:r>
      <w:r w:rsidRPr="0053249B">
        <w:rPr>
          <w:sz w:val="22"/>
          <w:szCs w:val="20"/>
        </w:rPr>
        <w:t xml:space="preserve"> bom izračunala </w:t>
      </w:r>
      <w:r w:rsidRPr="004F22F7">
        <w:rPr>
          <w:sz w:val="22"/>
          <w:szCs w:val="20"/>
        </w:rPr>
        <w:t>razmerje med polnopomenskimi in slovničnimi besedami na osnovi Po</w:t>
      </w:r>
      <w:r w:rsidR="00212449" w:rsidRPr="004F22F7">
        <w:rPr>
          <w:sz w:val="22"/>
          <w:szCs w:val="20"/>
        </w:rPr>
        <w:t>S</w:t>
      </w:r>
      <w:r w:rsidRPr="004F22F7">
        <w:rPr>
          <w:sz w:val="22"/>
          <w:szCs w:val="20"/>
        </w:rPr>
        <w:t xml:space="preserve">-označevanja. </w:t>
      </w:r>
      <w:r w:rsidR="004D120B" w:rsidRPr="004F22F7">
        <w:rPr>
          <w:sz w:val="22"/>
          <w:szCs w:val="20"/>
        </w:rPr>
        <w:t xml:space="preserve">Pri </w:t>
      </w:r>
      <w:r w:rsidR="00B36FAF" w:rsidRPr="004F22F7">
        <w:rPr>
          <w:sz w:val="22"/>
          <w:szCs w:val="20"/>
        </w:rPr>
        <w:t xml:space="preserve">beleženju </w:t>
      </w:r>
      <w:r w:rsidR="004D120B" w:rsidRPr="004F22F7">
        <w:rPr>
          <w:sz w:val="22"/>
          <w:szCs w:val="20"/>
        </w:rPr>
        <w:t>leksikaln</w:t>
      </w:r>
      <w:r w:rsidR="00B36FAF" w:rsidRPr="004F22F7">
        <w:rPr>
          <w:sz w:val="22"/>
          <w:szCs w:val="20"/>
        </w:rPr>
        <w:t>e</w:t>
      </w:r>
      <w:r w:rsidR="004D120B" w:rsidRPr="004F22F7">
        <w:rPr>
          <w:sz w:val="22"/>
          <w:szCs w:val="20"/>
        </w:rPr>
        <w:t xml:space="preserve"> </w:t>
      </w:r>
      <w:r w:rsidR="004D120B" w:rsidRPr="004F22F7">
        <w:rPr>
          <w:sz w:val="22"/>
          <w:szCs w:val="20"/>
          <w:u w:val="single"/>
        </w:rPr>
        <w:t xml:space="preserve">zahtevnosti </w:t>
      </w:r>
      <w:r w:rsidR="00EA0306" w:rsidRPr="004F22F7">
        <w:rPr>
          <w:sz w:val="22"/>
          <w:szCs w:val="20"/>
          <w:u w:val="single"/>
        </w:rPr>
        <w:t>besedišča</w:t>
      </w:r>
      <w:r w:rsidR="00EA0306" w:rsidRPr="004F22F7">
        <w:rPr>
          <w:sz w:val="22"/>
          <w:szCs w:val="20"/>
        </w:rPr>
        <w:t xml:space="preserve"> </w:t>
      </w:r>
      <w:r w:rsidR="004D120B" w:rsidRPr="0053249B">
        <w:rPr>
          <w:sz w:val="22"/>
          <w:szCs w:val="20"/>
        </w:rPr>
        <w:t>bom uporabila frekvenčne razrede besed</w:t>
      </w:r>
      <w:r w:rsidR="001D6821">
        <w:rPr>
          <w:sz w:val="22"/>
          <w:szCs w:val="20"/>
        </w:rPr>
        <w:t xml:space="preserve"> in</w:t>
      </w:r>
      <w:r w:rsidR="004D120B" w:rsidRPr="0053249B">
        <w:rPr>
          <w:sz w:val="22"/>
          <w:szCs w:val="20"/>
        </w:rPr>
        <w:t xml:space="preserve"> delež nizkofrekvenčnih leksemov</w:t>
      </w:r>
      <w:r w:rsidR="00EA0306">
        <w:rPr>
          <w:sz w:val="22"/>
          <w:szCs w:val="20"/>
        </w:rPr>
        <w:t>.</w:t>
      </w:r>
      <w:r w:rsidR="004C6C1E">
        <w:rPr>
          <w:sz w:val="22"/>
          <w:szCs w:val="20"/>
        </w:rPr>
        <w:t xml:space="preserve"> </w:t>
      </w:r>
      <w:r w:rsidR="004C6C1E" w:rsidRPr="004C6C1E">
        <w:rPr>
          <w:sz w:val="22"/>
          <w:szCs w:val="20"/>
        </w:rPr>
        <w:t xml:space="preserve">Frekvenčni razredi </w:t>
      </w:r>
      <w:r w:rsidR="00C77E6B">
        <w:rPr>
          <w:sz w:val="22"/>
          <w:szCs w:val="20"/>
        </w:rPr>
        <w:t>(npr</w:t>
      </w:r>
      <w:r w:rsidR="0063644F">
        <w:rPr>
          <w:sz w:val="22"/>
          <w:szCs w:val="20"/>
        </w:rPr>
        <w:t>.</w:t>
      </w:r>
      <w:r w:rsidR="00C77E6B">
        <w:rPr>
          <w:sz w:val="22"/>
          <w:szCs w:val="20"/>
        </w:rPr>
        <w:t xml:space="preserve"> </w:t>
      </w:r>
      <w:r w:rsidR="001769C6">
        <w:rPr>
          <w:sz w:val="22"/>
          <w:szCs w:val="20"/>
        </w:rPr>
        <w:t>prvih</w:t>
      </w:r>
      <w:r w:rsidR="00C77E6B">
        <w:rPr>
          <w:sz w:val="22"/>
          <w:szCs w:val="20"/>
        </w:rPr>
        <w:t xml:space="preserve"> 1000/</w:t>
      </w:r>
      <w:r w:rsidR="00BC2D9E">
        <w:rPr>
          <w:sz w:val="22"/>
          <w:szCs w:val="20"/>
        </w:rPr>
        <w:t>3000/</w:t>
      </w:r>
      <w:r w:rsidR="00C77E6B">
        <w:rPr>
          <w:sz w:val="22"/>
          <w:szCs w:val="20"/>
        </w:rPr>
        <w:t xml:space="preserve">5000 </w:t>
      </w:r>
      <w:r w:rsidR="00C77E6B" w:rsidRPr="00C50D6B">
        <w:rPr>
          <w:sz w:val="22"/>
          <w:szCs w:val="20"/>
          <w:u w:val="single"/>
        </w:rPr>
        <w:t>lem</w:t>
      </w:r>
      <w:r w:rsidR="00C77E6B">
        <w:rPr>
          <w:sz w:val="22"/>
          <w:szCs w:val="20"/>
        </w:rPr>
        <w:t xml:space="preserve">) </w:t>
      </w:r>
      <w:r w:rsidR="004C6C1E" w:rsidRPr="004C6C1E">
        <w:rPr>
          <w:sz w:val="22"/>
          <w:szCs w:val="20"/>
        </w:rPr>
        <w:t>bodo definirani na podlagi referenčne frekvenčne liste</w:t>
      </w:r>
      <w:r w:rsidR="00094292">
        <w:rPr>
          <w:sz w:val="22"/>
          <w:szCs w:val="20"/>
        </w:rPr>
        <w:t>, izhajajoče</w:t>
      </w:r>
      <w:r w:rsidR="004C6C1E" w:rsidRPr="004C6C1E">
        <w:rPr>
          <w:sz w:val="22"/>
          <w:szCs w:val="20"/>
        </w:rPr>
        <w:t xml:space="preserve"> iz korpusnega vira</w:t>
      </w:r>
      <w:r w:rsidR="004C6C1E">
        <w:rPr>
          <w:sz w:val="22"/>
          <w:szCs w:val="20"/>
        </w:rPr>
        <w:t xml:space="preserve"> </w:t>
      </w:r>
      <w:r w:rsidR="004C6C1E" w:rsidRPr="004A4CCB">
        <w:rPr>
          <w:i/>
          <w:iCs/>
          <w:sz w:val="22"/>
          <w:szCs w:val="20"/>
        </w:rPr>
        <w:t>Sloleks</w:t>
      </w:r>
      <w:r w:rsidR="001E4823">
        <w:rPr>
          <w:i/>
          <w:iCs/>
          <w:sz w:val="22"/>
          <w:szCs w:val="20"/>
        </w:rPr>
        <w:t xml:space="preserve"> - </w:t>
      </w:r>
      <w:r w:rsidR="001E4823" w:rsidRPr="003E2AF1">
        <w:rPr>
          <w:sz w:val="22"/>
          <w:szCs w:val="20"/>
        </w:rPr>
        <w:t>Slovenski oblikoslovni leksikon</w:t>
      </w:r>
      <w:r w:rsidR="001E4823">
        <w:rPr>
          <w:sz w:val="22"/>
          <w:szCs w:val="20"/>
        </w:rPr>
        <w:t xml:space="preserve"> </w:t>
      </w:r>
      <w:r w:rsidR="009C0960">
        <w:rPr>
          <w:sz w:val="22"/>
          <w:szCs w:val="20"/>
        </w:rPr>
        <w:t>(CJVT 2019)</w:t>
      </w:r>
      <w:r w:rsidR="008821E6">
        <w:rPr>
          <w:sz w:val="22"/>
          <w:szCs w:val="20"/>
        </w:rPr>
        <w:t>.</w:t>
      </w:r>
      <w:r w:rsidR="001450E6">
        <w:rPr>
          <w:sz w:val="22"/>
          <w:szCs w:val="20"/>
        </w:rPr>
        <w:t xml:space="preserve"> Pri tem bodo </w:t>
      </w:r>
      <w:r w:rsidR="009B5C19">
        <w:rPr>
          <w:sz w:val="22"/>
          <w:szCs w:val="20"/>
        </w:rPr>
        <w:t>zaradi standarda v tovrstnih</w:t>
      </w:r>
      <w:r w:rsidR="003E4A11">
        <w:rPr>
          <w:sz w:val="22"/>
          <w:szCs w:val="20"/>
        </w:rPr>
        <w:t xml:space="preserve"> metrikah</w:t>
      </w:r>
      <w:r w:rsidR="009B5C19">
        <w:rPr>
          <w:sz w:val="22"/>
          <w:szCs w:val="20"/>
        </w:rPr>
        <w:t xml:space="preserve"> in zaradi morfološke ko</w:t>
      </w:r>
      <w:r w:rsidR="00FE1C26">
        <w:rPr>
          <w:sz w:val="22"/>
          <w:szCs w:val="20"/>
        </w:rPr>
        <w:t>m</w:t>
      </w:r>
      <w:r w:rsidR="009B5C19">
        <w:rPr>
          <w:sz w:val="22"/>
          <w:szCs w:val="20"/>
        </w:rPr>
        <w:t>pleksnosti slovenščine</w:t>
      </w:r>
      <w:r w:rsidR="00960B41">
        <w:rPr>
          <w:sz w:val="22"/>
          <w:szCs w:val="20"/>
        </w:rPr>
        <w:t xml:space="preserve"> </w:t>
      </w:r>
      <w:r w:rsidR="001450E6">
        <w:rPr>
          <w:sz w:val="22"/>
          <w:szCs w:val="20"/>
        </w:rPr>
        <w:t>uporabljene leme (abstraktne slovarske enote, ki združujejo vse pregibne vrste), in ne pojavnice</w:t>
      </w:r>
      <w:r w:rsidR="002706F3">
        <w:rPr>
          <w:rStyle w:val="FootnoteReference"/>
          <w:sz w:val="22"/>
          <w:szCs w:val="20"/>
        </w:rPr>
        <w:footnoteReference w:id="1"/>
      </w:r>
      <w:r w:rsidR="001450E6">
        <w:rPr>
          <w:sz w:val="22"/>
          <w:szCs w:val="20"/>
        </w:rPr>
        <w:t>.</w:t>
      </w:r>
      <w:r w:rsidR="008821E6">
        <w:rPr>
          <w:sz w:val="22"/>
          <w:szCs w:val="20"/>
        </w:rPr>
        <w:t xml:space="preserve"> </w:t>
      </w:r>
      <w:r w:rsidR="00F81BCC" w:rsidRPr="00F81BCC">
        <w:rPr>
          <w:color w:val="000000" w:themeColor="text1"/>
          <w:sz w:val="22"/>
          <w:szCs w:val="20"/>
        </w:rPr>
        <w:t xml:space="preserve">Delež nizkofrekvenčnih leksemov (npr. delež </w:t>
      </w:r>
      <w:r w:rsidR="00BB7A18">
        <w:rPr>
          <w:color w:val="000000" w:themeColor="text1"/>
          <w:sz w:val="22"/>
          <w:szCs w:val="20"/>
        </w:rPr>
        <w:t>različic</w:t>
      </w:r>
      <w:r w:rsidR="00F81BCC" w:rsidRPr="00F81BCC">
        <w:rPr>
          <w:color w:val="000000" w:themeColor="text1"/>
          <w:sz w:val="22"/>
          <w:szCs w:val="20"/>
        </w:rPr>
        <w:t xml:space="preserve"> zunaj top N frekvenčne liste) služi za uporabo merjenja "redkejše" leksike, o</w:t>
      </w:r>
      <w:r w:rsidR="0007050C">
        <w:rPr>
          <w:color w:val="000000" w:themeColor="text1"/>
          <w:sz w:val="22"/>
          <w:szCs w:val="20"/>
        </w:rPr>
        <w:t>z</w:t>
      </w:r>
      <w:r w:rsidR="00F81BCC" w:rsidRPr="00F81BCC">
        <w:rPr>
          <w:color w:val="000000" w:themeColor="text1"/>
          <w:sz w:val="22"/>
          <w:szCs w:val="20"/>
        </w:rPr>
        <w:t xml:space="preserve">. </w:t>
      </w:r>
      <w:r w:rsidR="0007050C">
        <w:rPr>
          <w:color w:val="000000" w:themeColor="text1"/>
          <w:sz w:val="22"/>
          <w:szCs w:val="20"/>
        </w:rPr>
        <w:t>l</w:t>
      </w:r>
      <w:r w:rsidR="00F81BCC" w:rsidRPr="00F81BCC">
        <w:rPr>
          <w:color w:val="000000" w:themeColor="text1"/>
          <w:sz w:val="22"/>
          <w:szCs w:val="20"/>
        </w:rPr>
        <w:t>eksik</w:t>
      </w:r>
      <w:r w:rsidR="00C16E77">
        <w:rPr>
          <w:color w:val="000000" w:themeColor="text1"/>
          <w:sz w:val="22"/>
          <w:szCs w:val="20"/>
        </w:rPr>
        <w:t>al</w:t>
      </w:r>
      <w:r w:rsidR="00F81BCC" w:rsidRPr="00F81BCC">
        <w:rPr>
          <w:color w:val="000000" w:themeColor="text1"/>
          <w:sz w:val="22"/>
          <w:szCs w:val="20"/>
        </w:rPr>
        <w:t>ne sofisticiranosti.</w:t>
      </w:r>
    </w:p>
    <w:p w14:paraId="4D46634B" w14:textId="39E197A2" w:rsidR="0006497A" w:rsidRPr="0053249B" w:rsidRDefault="00573EF5" w:rsidP="001A2161">
      <w:pPr>
        <w:spacing w:line="276" w:lineRule="auto"/>
        <w:rPr>
          <w:sz w:val="22"/>
          <w:szCs w:val="20"/>
        </w:rPr>
      </w:pPr>
      <w:r w:rsidRPr="00D376A7">
        <w:rPr>
          <w:sz w:val="22"/>
          <w:szCs w:val="20"/>
          <w:u w:val="single"/>
        </w:rPr>
        <w:t>Ekstrakcija večbesednih enot</w:t>
      </w:r>
      <w:r w:rsidRPr="00D376A7">
        <w:rPr>
          <w:sz w:val="22"/>
          <w:szCs w:val="20"/>
        </w:rPr>
        <w:t xml:space="preserve"> </w:t>
      </w:r>
      <w:r w:rsidR="00A35243" w:rsidRPr="00D376A7">
        <w:rPr>
          <w:sz w:val="22"/>
          <w:szCs w:val="20"/>
        </w:rPr>
        <w:t xml:space="preserve">(MWE) </w:t>
      </w:r>
      <w:r w:rsidRPr="00D376A7">
        <w:rPr>
          <w:sz w:val="22"/>
          <w:szCs w:val="20"/>
        </w:rPr>
        <w:t>bo</w:t>
      </w:r>
      <w:r w:rsidR="008A77A9" w:rsidRPr="00D376A7">
        <w:rPr>
          <w:sz w:val="22"/>
          <w:szCs w:val="20"/>
        </w:rPr>
        <w:t xml:space="preserve"> večstopenjska: </w:t>
      </w:r>
      <w:r w:rsidRPr="00D376A7">
        <w:rPr>
          <w:sz w:val="22"/>
          <w:szCs w:val="20"/>
        </w:rPr>
        <w:t>avtomatska (n-gram),</w:t>
      </w:r>
      <w:r w:rsidR="00467AAE" w:rsidRPr="00D376A7">
        <w:rPr>
          <w:sz w:val="22"/>
          <w:szCs w:val="20"/>
        </w:rPr>
        <w:t xml:space="preserve"> </w:t>
      </w:r>
      <w:r w:rsidR="003678D7" w:rsidRPr="00D376A7">
        <w:rPr>
          <w:sz w:val="22"/>
          <w:szCs w:val="20"/>
        </w:rPr>
        <w:t xml:space="preserve">čemur bo sledilo </w:t>
      </w:r>
      <w:r w:rsidR="00467AAE" w:rsidRPr="00D376A7">
        <w:rPr>
          <w:sz w:val="22"/>
          <w:szCs w:val="20"/>
        </w:rPr>
        <w:t>filtriranj</w:t>
      </w:r>
      <w:r w:rsidR="003678D7" w:rsidRPr="00D376A7">
        <w:rPr>
          <w:sz w:val="22"/>
          <w:szCs w:val="20"/>
        </w:rPr>
        <w:t>e</w:t>
      </w:r>
      <w:r w:rsidR="002C4032" w:rsidRPr="00D376A7">
        <w:rPr>
          <w:sz w:val="22"/>
          <w:szCs w:val="20"/>
        </w:rPr>
        <w:t xml:space="preserve"> (čiščenje)</w:t>
      </w:r>
      <w:r w:rsidR="0031215C">
        <w:rPr>
          <w:sz w:val="22"/>
          <w:szCs w:val="20"/>
        </w:rPr>
        <w:t>,</w:t>
      </w:r>
      <w:r w:rsidR="003678D7" w:rsidRPr="00D376A7">
        <w:rPr>
          <w:sz w:val="22"/>
          <w:szCs w:val="20"/>
        </w:rPr>
        <w:t xml:space="preserve"> </w:t>
      </w:r>
      <w:r w:rsidR="002C4032" w:rsidRPr="00D376A7">
        <w:rPr>
          <w:sz w:val="22"/>
          <w:szCs w:val="20"/>
        </w:rPr>
        <w:t>rangiranje s pomočjo</w:t>
      </w:r>
      <w:r w:rsidR="00467AAE" w:rsidRPr="00D376A7">
        <w:rPr>
          <w:sz w:val="22"/>
          <w:szCs w:val="20"/>
        </w:rPr>
        <w:t xml:space="preserve"> asociacijsk</w:t>
      </w:r>
      <w:r w:rsidR="003678D7" w:rsidRPr="00D376A7">
        <w:rPr>
          <w:sz w:val="22"/>
          <w:szCs w:val="20"/>
        </w:rPr>
        <w:t>ih</w:t>
      </w:r>
      <w:r w:rsidR="00467AAE" w:rsidRPr="00D376A7">
        <w:rPr>
          <w:sz w:val="22"/>
          <w:szCs w:val="20"/>
        </w:rPr>
        <w:t xml:space="preserve"> mer </w:t>
      </w:r>
      <w:r w:rsidR="0031215C">
        <w:rPr>
          <w:sz w:val="22"/>
          <w:szCs w:val="20"/>
        </w:rPr>
        <w:t>ter</w:t>
      </w:r>
      <w:r w:rsidR="0091504B" w:rsidRPr="00D376A7">
        <w:rPr>
          <w:sz w:val="22"/>
          <w:szCs w:val="20"/>
        </w:rPr>
        <w:t xml:space="preserve"> dodatn</w:t>
      </w:r>
      <w:r w:rsidR="0031215C">
        <w:rPr>
          <w:sz w:val="22"/>
          <w:szCs w:val="20"/>
        </w:rPr>
        <w:t>a</w:t>
      </w:r>
      <w:r w:rsidR="00467AAE" w:rsidRPr="00D376A7">
        <w:rPr>
          <w:sz w:val="22"/>
          <w:szCs w:val="20"/>
        </w:rPr>
        <w:t xml:space="preserve"> (vsaj minimaln</w:t>
      </w:r>
      <w:r w:rsidR="003678D7" w:rsidRPr="00D376A7">
        <w:rPr>
          <w:sz w:val="22"/>
          <w:szCs w:val="20"/>
        </w:rPr>
        <w:t>a</w:t>
      </w:r>
      <w:r w:rsidR="00467AAE" w:rsidRPr="00D376A7">
        <w:rPr>
          <w:sz w:val="22"/>
          <w:szCs w:val="20"/>
        </w:rPr>
        <w:t>) ročn</w:t>
      </w:r>
      <w:r w:rsidR="0031215C">
        <w:rPr>
          <w:sz w:val="22"/>
          <w:szCs w:val="20"/>
        </w:rPr>
        <w:t>a</w:t>
      </w:r>
      <w:r w:rsidR="00467AAE" w:rsidRPr="00D376A7">
        <w:rPr>
          <w:sz w:val="22"/>
          <w:szCs w:val="20"/>
        </w:rPr>
        <w:t xml:space="preserve"> validacij</w:t>
      </w:r>
      <w:r w:rsidR="004B241C" w:rsidRPr="00D376A7">
        <w:rPr>
          <w:sz w:val="22"/>
          <w:szCs w:val="20"/>
        </w:rPr>
        <w:t>, ki bo služila zmanjšanju šuma</w:t>
      </w:r>
      <w:r w:rsidR="00116C06">
        <w:rPr>
          <w:sz w:val="22"/>
          <w:szCs w:val="20"/>
        </w:rPr>
        <w:t xml:space="preserve"> v podatkih</w:t>
      </w:r>
      <w:r w:rsidR="003678D7" w:rsidRPr="00D376A7">
        <w:rPr>
          <w:sz w:val="22"/>
          <w:szCs w:val="20"/>
        </w:rPr>
        <w:t xml:space="preserve">. </w:t>
      </w:r>
      <w:r w:rsidR="00AE4070" w:rsidRPr="00D376A7">
        <w:rPr>
          <w:sz w:val="22"/>
          <w:szCs w:val="20"/>
        </w:rPr>
        <w:t>Na te</w:t>
      </w:r>
      <w:r w:rsidR="00603B61">
        <w:rPr>
          <w:sz w:val="22"/>
          <w:szCs w:val="20"/>
        </w:rPr>
        <w:t>m</w:t>
      </w:r>
      <w:r w:rsidR="00AE4070" w:rsidRPr="00D376A7">
        <w:rPr>
          <w:sz w:val="22"/>
          <w:szCs w:val="20"/>
        </w:rPr>
        <w:t xml:space="preserve"> nabor</w:t>
      </w:r>
      <w:r w:rsidR="00603B61">
        <w:rPr>
          <w:sz w:val="22"/>
          <w:szCs w:val="20"/>
        </w:rPr>
        <w:t>u</w:t>
      </w:r>
      <w:r w:rsidR="00AE4070" w:rsidRPr="00D376A7">
        <w:rPr>
          <w:sz w:val="22"/>
          <w:szCs w:val="20"/>
        </w:rPr>
        <w:t xml:space="preserve"> bom i</w:t>
      </w:r>
      <w:r w:rsidRPr="00D376A7">
        <w:rPr>
          <w:sz w:val="22"/>
          <w:szCs w:val="20"/>
        </w:rPr>
        <w:t>zvedla analizo</w:t>
      </w:r>
      <w:r w:rsidR="00672FA3" w:rsidRPr="00D376A7">
        <w:rPr>
          <w:sz w:val="22"/>
          <w:szCs w:val="20"/>
        </w:rPr>
        <w:t xml:space="preserve"> </w:t>
      </w:r>
      <w:r w:rsidRPr="00D376A7">
        <w:rPr>
          <w:sz w:val="22"/>
          <w:szCs w:val="20"/>
        </w:rPr>
        <w:t>frekvence in raznolikosti. Nadaljnje bom slednje povezala s kva</w:t>
      </w:r>
      <w:r w:rsidR="00C93CE3" w:rsidRPr="00D376A7">
        <w:rPr>
          <w:sz w:val="22"/>
          <w:szCs w:val="20"/>
        </w:rPr>
        <w:t>l</w:t>
      </w:r>
      <w:r w:rsidRPr="00D376A7">
        <w:rPr>
          <w:sz w:val="22"/>
          <w:szCs w:val="20"/>
        </w:rPr>
        <w:t>itativno analizo:</w:t>
      </w:r>
    </w:p>
    <w:p w14:paraId="0E856286" w14:textId="5E75033D" w:rsidR="0003212D" w:rsidRPr="0053249B" w:rsidRDefault="0003212D" w:rsidP="001A2161">
      <w:pPr>
        <w:spacing w:line="276" w:lineRule="auto"/>
        <w:rPr>
          <w:b/>
          <w:bCs/>
          <w:color w:val="000000" w:themeColor="text1"/>
          <w:sz w:val="22"/>
          <w:szCs w:val="20"/>
        </w:rPr>
      </w:pPr>
      <w:r w:rsidRPr="0053249B">
        <w:rPr>
          <w:b/>
          <w:bCs/>
          <w:color w:val="000000" w:themeColor="text1"/>
          <w:sz w:val="22"/>
          <w:szCs w:val="20"/>
        </w:rPr>
        <w:t>Kvalitativna analiza</w:t>
      </w:r>
    </w:p>
    <w:p w14:paraId="511E9C86" w14:textId="7C080DAE" w:rsidR="00124F0F" w:rsidRDefault="004B241C" w:rsidP="001A2161">
      <w:pPr>
        <w:spacing w:line="276" w:lineRule="auto"/>
        <w:rPr>
          <w:color w:val="000000" w:themeColor="text1"/>
          <w:sz w:val="22"/>
          <w:szCs w:val="20"/>
        </w:rPr>
      </w:pPr>
      <w:r>
        <w:rPr>
          <w:color w:val="000000" w:themeColor="text1"/>
          <w:sz w:val="22"/>
          <w:szCs w:val="20"/>
        </w:rPr>
        <w:t xml:space="preserve">Z zgoraj opisanim procesom </w:t>
      </w:r>
      <w:r w:rsidRPr="0053249B">
        <w:rPr>
          <w:color w:val="000000" w:themeColor="text1"/>
          <w:sz w:val="22"/>
          <w:szCs w:val="20"/>
        </w:rPr>
        <w:t xml:space="preserve">bodo </w:t>
      </w:r>
      <w:r>
        <w:rPr>
          <w:color w:val="000000" w:themeColor="text1"/>
          <w:sz w:val="22"/>
          <w:szCs w:val="20"/>
        </w:rPr>
        <w:t>izluščene</w:t>
      </w:r>
      <w:r w:rsidR="00201827">
        <w:rPr>
          <w:color w:val="000000" w:themeColor="text1"/>
          <w:sz w:val="22"/>
          <w:szCs w:val="20"/>
        </w:rPr>
        <w:t xml:space="preserve"> (filtrirane, rangirane</w:t>
      </w:r>
      <w:r w:rsidR="00A20510">
        <w:rPr>
          <w:color w:val="000000" w:themeColor="text1"/>
          <w:sz w:val="22"/>
          <w:szCs w:val="20"/>
        </w:rPr>
        <w:t xml:space="preserve"> &amp;</w:t>
      </w:r>
      <w:r w:rsidR="00201827">
        <w:rPr>
          <w:color w:val="000000" w:themeColor="text1"/>
          <w:sz w:val="22"/>
          <w:szCs w:val="20"/>
        </w:rPr>
        <w:t xml:space="preserve"> validirane)</w:t>
      </w:r>
      <w:r>
        <w:rPr>
          <w:color w:val="000000" w:themeColor="text1"/>
          <w:sz w:val="22"/>
          <w:szCs w:val="20"/>
        </w:rPr>
        <w:t xml:space="preserve"> v</w:t>
      </w:r>
      <w:r w:rsidR="00124F0F" w:rsidRPr="0053249B">
        <w:rPr>
          <w:color w:val="000000" w:themeColor="text1"/>
          <w:sz w:val="22"/>
          <w:szCs w:val="20"/>
        </w:rPr>
        <w:t>ečbesedne enote</w:t>
      </w:r>
      <w:r w:rsidR="00573EF5" w:rsidRPr="0053249B">
        <w:rPr>
          <w:color w:val="000000" w:themeColor="text1"/>
          <w:sz w:val="22"/>
          <w:szCs w:val="20"/>
        </w:rPr>
        <w:t xml:space="preserve"> kvantitativno interpretirane glede na regionalno</w:t>
      </w:r>
      <w:r w:rsidR="00432669">
        <w:rPr>
          <w:color w:val="000000" w:themeColor="text1"/>
          <w:sz w:val="22"/>
          <w:szCs w:val="20"/>
        </w:rPr>
        <w:t xml:space="preserve"> pojavitev</w:t>
      </w:r>
      <w:r w:rsidR="000F572E">
        <w:rPr>
          <w:color w:val="000000" w:themeColor="text1"/>
          <w:sz w:val="22"/>
          <w:szCs w:val="20"/>
        </w:rPr>
        <w:t xml:space="preserve">, </w:t>
      </w:r>
      <w:r w:rsidR="00573EF5" w:rsidRPr="0053249B">
        <w:rPr>
          <w:color w:val="000000" w:themeColor="text1"/>
          <w:sz w:val="22"/>
          <w:szCs w:val="20"/>
        </w:rPr>
        <w:t>razlike med mlajšimi</w:t>
      </w:r>
      <w:r w:rsidR="009D671D">
        <w:rPr>
          <w:color w:val="000000" w:themeColor="text1"/>
          <w:sz w:val="22"/>
          <w:szCs w:val="20"/>
        </w:rPr>
        <w:t xml:space="preserve"> (osnovna šola)</w:t>
      </w:r>
      <w:r w:rsidR="00573EF5" w:rsidRPr="0053249B">
        <w:rPr>
          <w:color w:val="000000" w:themeColor="text1"/>
          <w:sz w:val="22"/>
          <w:szCs w:val="20"/>
        </w:rPr>
        <w:t xml:space="preserve"> in starejšimi učenci</w:t>
      </w:r>
      <w:r w:rsidR="009D671D">
        <w:rPr>
          <w:color w:val="000000" w:themeColor="text1"/>
          <w:sz w:val="22"/>
          <w:szCs w:val="20"/>
        </w:rPr>
        <w:t xml:space="preserve"> (srednja šola)</w:t>
      </w:r>
      <w:r w:rsidR="00573EF5" w:rsidRPr="0053249B">
        <w:rPr>
          <w:color w:val="000000" w:themeColor="text1"/>
          <w:sz w:val="22"/>
          <w:szCs w:val="20"/>
        </w:rPr>
        <w:t>, ter v kontekstu z jezikov</w:t>
      </w:r>
      <w:r w:rsidR="009757AC">
        <w:rPr>
          <w:color w:val="000000" w:themeColor="text1"/>
          <w:sz w:val="22"/>
          <w:szCs w:val="20"/>
        </w:rPr>
        <w:t>nega</w:t>
      </w:r>
      <w:r w:rsidR="00573EF5" w:rsidRPr="0053249B">
        <w:rPr>
          <w:color w:val="000000" w:themeColor="text1"/>
          <w:sz w:val="22"/>
          <w:szCs w:val="20"/>
        </w:rPr>
        <w:t xml:space="preserve"> stik</w:t>
      </w:r>
      <w:r w:rsidR="009757AC">
        <w:rPr>
          <w:color w:val="000000" w:themeColor="text1"/>
          <w:sz w:val="22"/>
          <w:szCs w:val="20"/>
        </w:rPr>
        <w:t>a</w:t>
      </w:r>
      <w:r w:rsidR="00573EF5" w:rsidRPr="0053249B">
        <w:rPr>
          <w:color w:val="000000" w:themeColor="text1"/>
          <w:sz w:val="22"/>
          <w:szCs w:val="20"/>
        </w:rPr>
        <w:t xml:space="preserve"> v obmejnih regijah (</w:t>
      </w:r>
      <w:r w:rsidR="00267CE0">
        <w:rPr>
          <w:color w:val="000000" w:themeColor="text1"/>
          <w:sz w:val="22"/>
          <w:szCs w:val="20"/>
        </w:rPr>
        <w:t xml:space="preserve">na obmejnih območjih z </w:t>
      </w:r>
      <w:r w:rsidR="00573EF5" w:rsidRPr="0053249B">
        <w:rPr>
          <w:color w:val="000000" w:themeColor="text1"/>
          <w:sz w:val="22"/>
          <w:szCs w:val="20"/>
        </w:rPr>
        <w:t>Italij</w:t>
      </w:r>
      <w:r w:rsidR="00267CE0">
        <w:rPr>
          <w:color w:val="000000" w:themeColor="text1"/>
          <w:sz w:val="22"/>
          <w:szCs w:val="20"/>
        </w:rPr>
        <w:t>o</w:t>
      </w:r>
      <w:r w:rsidR="00573EF5" w:rsidRPr="0053249B">
        <w:rPr>
          <w:color w:val="000000" w:themeColor="text1"/>
          <w:sz w:val="22"/>
          <w:szCs w:val="20"/>
        </w:rPr>
        <w:t>, Avstrij</w:t>
      </w:r>
      <w:r w:rsidR="00267CE0">
        <w:rPr>
          <w:color w:val="000000" w:themeColor="text1"/>
          <w:sz w:val="22"/>
          <w:szCs w:val="20"/>
        </w:rPr>
        <w:t>o in</w:t>
      </w:r>
      <w:r w:rsidR="00573EF5" w:rsidRPr="0053249B">
        <w:rPr>
          <w:color w:val="000000" w:themeColor="text1"/>
          <w:sz w:val="22"/>
          <w:szCs w:val="20"/>
        </w:rPr>
        <w:t xml:space="preserve"> Hrvašk</w:t>
      </w:r>
      <w:r w:rsidR="00267CE0">
        <w:rPr>
          <w:color w:val="000000" w:themeColor="text1"/>
          <w:sz w:val="22"/>
          <w:szCs w:val="20"/>
        </w:rPr>
        <w:t>o</w:t>
      </w:r>
      <w:r w:rsidR="00573EF5" w:rsidRPr="0053249B">
        <w:rPr>
          <w:color w:val="000000" w:themeColor="text1"/>
          <w:sz w:val="22"/>
          <w:szCs w:val="20"/>
        </w:rPr>
        <w:t>).</w:t>
      </w:r>
    </w:p>
    <w:p w14:paraId="28594562" w14:textId="7691247C" w:rsidR="008A4C9F" w:rsidRPr="00B71820" w:rsidRDefault="008A4C9F" w:rsidP="008A4C9F">
      <w:pPr>
        <w:spacing w:line="276" w:lineRule="auto"/>
        <w:rPr>
          <w:b/>
          <w:bCs/>
          <w:color w:val="000000" w:themeColor="text1"/>
          <w:sz w:val="22"/>
          <w:szCs w:val="20"/>
        </w:rPr>
      </w:pPr>
      <w:r w:rsidRPr="00B71820">
        <w:rPr>
          <w:b/>
          <w:bCs/>
          <w:color w:val="000000" w:themeColor="text1"/>
          <w:sz w:val="22"/>
          <w:szCs w:val="20"/>
        </w:rPr>
        <w:t>Primerjalna analiza</w:t>
      </w:r>
    </w:p>
    <w:p w14:paraId="492AD2BD" w14:textId="1468EAE7" w:rsidR="008A4C9F" w:rsidRPr="0053249B" w:rsidRDefault="008A4C9F" w:rsidP="008A4C9F">
      <w:pPr>
        <w:spacing w:line="276" w:lineRule="auto"/>
        <w:rPr>
          <w:color w:val="000000" w:themeColor="text1"/>
          <w:sz w:val="22"/>
          <w:szCs w:val="20"/>
        </w:rPr>
      </w:pPr>
      <w:r w:rsidRPr="008A4C9F">
        <w:rPr>
          <w:color w:val="000000" w:themeColor="text1"/>
          <w:sz w:val="22"/>
          <w:szCs w:val="20"/>
        </w:rPr>
        <w:t xml:space="preserve">Potencialno </w:t>
      </w:r>
      <w:r w:rsidR="002F47E0">
        <w:rPr>
          <w:color w:val="000000" w:themeColor="text1"/>
          <w:sz w:val="22"/>
          <w:szCs w:val="20"/>
        </w:rPr>
        <w:t>in opcijsko</w:t>
      </w:r>
      <w:r w:rsidR="00351CEB">
        <w:rPr>
          <w:color w:val="000000" w:themeColor="text1"/>
          <w:sz w:val="22"/>
          <w:szCs w:val="20"/>
        </w:rPr>
        <w:t xml:space="preserve"> </w:t>
      </w:r>
      <w:r w:rsidR="00E74AED">
        <w:rPr>
          <w:color w:val="000000" w:themeColor="text1"/>
          <w:sz w:val="22"/>
          <w:szCs w:val="20"/>
        </w:rPr>
        <w:t>bom</w:t>
      </w:r>
      <w:r w:rsidRPr="008A4C9F">
        <w:rPr>
          <w:color w:val="000000" w:themeColor="text1"/>
          <w:sz w:val="22"/>
          <w:szCs w:val="20"/>
        </w:rPr>
        <w:t xml:space="preserve"> izvedla tudi primerjavo podobnega ustreznega </w:t>
      </w:r>
      <w:r w:rsidRPr="009854B2">
        <w:rPr>
          <w:i/>
          <w:iCs/>
          <w:color w:val="000000" w:themeColor="text1"/>
          <w:sz w:val="22"/>
          <w:szCs w:val="20"/>
        </w:rPr>
        <w:t>učnega</w:t>
      </w:r>
      <w:r w:rsidRPr="008A4C9F">
        <w:rPr>
          <w:color w:val="000000" w:themeColor="text1"/>
          <w:sz w:val="22"/>
          <w:szCs w:val="20"/>
        </w:rPr>
        <w:t xml:space="preserve"> korpusa v drugem jeziku (npr. Češkim korpusom </w:t>
      </w:r>
      <w:r w:rsidRPr="00AC79CE">
        <w:rPr>
          <w:i/>
          <w:iCs/>
          <w:color w:val="000000" w:themeColor="text1"/>
          <w:sz w:val="22"/>
          <w:szCs w:val="20"/>
        </w:rPr>
        <w:t>Chyby</w:t>
      </w:r>
      <w:r w:rsidRPr="008A4C9F">
        <w:rPr>
          <w:color w:val="000000" w:themeColor="text1"/>
          <w:sz w:val="22"/>
          <w:szCs w:val="20"/>
        </w:rPr>
        <w:t xml:space="preserve">, Pala et al. 2003), pri katerem </w:t>
      </w:r>
      <w:r w:rsidR="00D34CC1">
        <w:rPr>
          <w:color w:val="000000" w:themeColor="text1"/>
          <w:sz w:val="22"/>
          <w:szCs w:val="20"/>
        </w:rPr>
        <w:t>bom</w:t>
      </w:r>
      <w:r w:rsidR="00D34CC1" w:rsidRPr="008A4C9F">
        <w:rPr>
          <w:color w:val="000000" w:themeColor="text1"/>
          <w:sz w:val="22"/>
          <w:szCs w:val="20"/>
        </w:rPr>
        <w:t xml:space="preserve"> </w:t>
      </w:r>
      <w:r w:rsidRPr="008A4C9F">
        <w:rPr>
          <w:color w:val="000000" w:themeColor="text1"/>
          <w:sz w:val="22"/>
          <w:szCs w:val="20"/>
        </w:rPr>
        <w:t xml:space="preserve">izvedla iste kvantitativne analize, ter nato normalizirane rezultate primerjala. S tem </w:t>
      </w:r>
      <w:r w:rsidR="00E74AED">
        <w:rPr>
          <w:color w:val="000000" w:themeColor="text1"/>
          <w:sz w:val="22"/>
          <w:szCs w:val="20"/>
        </w:rPr>
        <w:t>bom</w:t>
      </w:r>
      <w:r w:rsidR="00E74AED" w:rsidRPr="008A4C9F">
        <w:rPr>
          <w:color w:val="000000" w:themeColor="text1"/>
          <w:sz w:val="22"/>
          <w:szCs w:val="20"/>
        </w:rPr>
        <w:t xml:space="preserve"> </w:t>
      </w:r>
      <w:r w:rsidRPr="008A4C9F">
        <w:rPr>
          <w:color w:val="000000" w:themeColor="text1"/>
          <w:sz w:val="22"/>
          <w:szCs w:val="20"/>
        </w:rPr>
        <w:t xml:space="preserve">dobila širši vpogled v normo leksikalne pestrosti in </w:t>
      </w:r>
      <w:r w:rsidR="00F42EB3" w:rsidRPr="008A4C9F">
        <w:rPr>
          <w:color w:val="000000" w:themeColor="text1"/>
          <w:sz w:val="22"/>
          <w:szCs w:val="20"/>
        </w:rPr>
        <w:t>zrelativizirala</w:t>
      </w:r>
      <w:r w:rsidRPr="008A4C9F">
        <w:rPr>
          <w:color w:val="000000" w:themeColor="text1"/>
          <w:sz w:val="22"/>
          <w:szCs w:val="20"/>
        </w:rPr>
        <w:t xml:space="preserve"> rezultate slovenskega korpusa</w:t>
      </w:r>
      <w:r w:rsidR="007C67CB">
        <w:rPr>
          <w:color w:val="000000" w:themeColor="text1"/>
          <w:sz w:val="22"/>
          <w:szCs w:val="20"/>
        </w:rPr>
        <w:t xml:space="preserve"> Šolar 3.0</w:t>
      </w:r>
      <w:r w:rsidRPr="008A4C9F">
        <w:rPr>
          <w:color w:val="000000" w:themeColor="text1"/>
          <w:sz w:val="22"/>
          <w:szCs w:val="20"/>
        </w:rPr>
        <w:t xml:space="preserve">. Alternativno bi lahko primerjala tudi s korpusom L2 učencev </w:t>
      </w:r>
      <w:r w:rsidR="009854B2">
        <w:rPr>
          <w:color w:val="000000" w:themeColor="text1"/>
          <w:sz w:val="22"/>
          <w:szCs w:val="20"/>
        </w:rPr>
        <w:t>s</w:t>
      </w:r>
      <w:r w:rsidRPr="008A4C9F">
        <w:rPr>
          <w:color w:val="000000" w:themeColor="text1"/>
          <w:sz w:val="22"/>
          <w:szCs w:val="20"/>
        </w:rPr>
        <w:t>lovenščine (tovrstni korpus žal še ne obstaja?)</w:t>
      </w:r>
      <w:r>
        <w:rPr>
          <w:color w:val="000000" w:themeColor="text1"/>
          <w:sz w:val="22"/>
          <w:szCs w:val="20"/>
        </w:rPr>
        <w:t xml:space="preserve">, kot je tudi predlagano kot predmet </w:t>
      </w:r>
      <w:r w:rsidR="00A11FB0">
        <w:rPr>
          <w:color w:val="000000" w:themeColor="text1"/>
          <w:sz w:val="22"/>
          <w:szCs w:val="20"/>
        </w:rPr>
        <w:t>potencialnih</w:t>
      </w:r>
      <w:r>
        <w:rPr>
          <w:color w:val="000000" w:themeColor="text1"/>
          <w:sz w:val="22"/>
          <w:szCs w:val="20"/>
        </w:rPr>
        <w:t xml:space="preserve"> raziskav v Arhar Holdt (2025).</w:t>
      </w:r>
    </w:p>
    <w:p w14:paraId="269C10DD" w14:textId="77777777" w:rsidR="00080758" w:rsidRPr="00C760F9" w:rsidRDefault="00080758" w:rsidP="001A2161">
      <w:pPr>
        <w:spacing w:after="0" w:line="276" w:lineRule="auto"/>
        <w:rPr>
          <w:color w:val="000000" w:themeColor="text1"/>
          <w:sz w:val="22"/>
          <w:szCs w:val="20"/>
        </w:rPr>
      </w:pPr>
    </w:p>
    <w:p w14:paraId="12E977C9" w14:textId="669FF15A" w:rsidR="00556BF1" w:rsidRPr="00556BF1" w:rsidRDefault="00BE7E3D" w:rsidP="00556BF1">
      <w:pPr>
        <w:pStyle w:val="ListParagraph"/>
        <w:numPr>
          <w:ilvl w:val="0"/>
          <w:numId w:val="11"/>
        </w:numPr>
        <w:spacing w:line="276" w:lineRule="auto"/>
        <w:rPr>
          <w:b/>
          <w:bCs/>
          <w:lang w:val="sl-SI"/>
        </w:rPr>
      </w:pPr>
      <w:r w:rsidRPr="0053249B">
        <w:rPr>
          <w:b/>
          <w:bCs/>
          <w:lang w:val="sl-SI"/>
        </w:rPr>
        <w:t>Predvidena struktura magistrskega dela (kazalo)</w:t>
      </w:r>
    </w:p>
    <w:p w14:paraId="30ECCFB4" w14:textId="7F11298C" w:rsidR="00080758"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Povzetek</w:t>
      </w:r>
    </w:p>
    <w:p w14:paraId="40476659" w14:textId="5EDBCA4D" w:rsidR="00080758"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Uvod</w:t>
      </w:r>
    </w:p>
    <w:p w14:paraId="19B35FE8" w14:textId="3ED3CFE8" w:rsidR="00080758"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Teoretični okvir</w:t>
      </w:r>
    </w:p>
    <w:p w14:paraId="077EC21D" w14:textId="252B83B5" w:rsidR="00080758" w:rsidRPr="0053249B" w:rsidRDefault="00756662" w:rsidP="00B717F0">
      <w:pPr>
        <w:pStyle w:val="ListParagraph"/>
        <w:numPr>
          <w:ilvl w:val="1"/>
          <w:numId w:val="12"/>
        </w:numPr>
        <w:spacing w:line="276" w:lineRule="auto"/>
        <w:rPr>
          <w:sz w:val="22"/>
          <w:szCs w:val="20"/>
          <w:lang w:val="sl-SI"/>
        </w:rPr>
      </w:pPr>
      <w:r w:rsidRPr="0053249B">
        <w:rPr>
          <w:sz w:val="22"/>
          <w:szCs w:val="20"/>
          <w:lang w:val="sl-SI"/>
        </w:rPr>
        <w:t>Leksikalna pestrost, gostota, zahtevnost</w:t>
      </w:r>
    </w:p>
    <w:p w14:paraId="6F0DB31B" w14:textId="4641CB34" w:rsidR="00756662" w:rsidRPr="0053249B" w:rsidRDefault="00756662" w:rsidP="00B717F0">
      <w:pPr>
        <w:pStyle w:val="ListParagraph"/>
        <w:numPr>
          <w:ilvl w:val="1"/>
          <w:numId w:val="12"/>
        </w:numPr>
        <w:spacing w:line="276" w:lineRule="auto"/>
        <w:rPr>
          <w:sz w:val="22"/>
          <w:szCs w:val="20"/>
          <w:lang w:val="sl-SI"/>
        </w:rPr>
      </w:pPr>
      <w:r w:rsidRPr="0053249B">
        <w:rPr>
          <w:sz w:val="22"/>
          <w:szCs w:val="20"/>
          <w:lang w:val="sl-SI"/>
        </w:rPr>
        <w:t>Ustaljene večbesedne enote</w:t>
      </w:r>
    </w:p>
    <w:p w14:paraId="02489287" w14:textId="6EDC7971" w:rsidR="00080758"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Hipoteze</w:t>
      </w:r>
    </w:p>
    <w:p w14:paraId="09D8D47A" w14:textId="77777777" w:rsidR="00256B40"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Metodologija raziskave</w:t>
      </w:r>
    </w:p>
    <w:p w14:paraId="77BA855A" w14:textId="77777777" w:rsidR="00256B40" w:rsidRDefault="00001D0E" w:rsidP="00B717F0">
      <w:pPr>
        <w:pStyle w:val="ListParagraph"/>
        <w:numPr>
          <w:ilvl w:val="1"/>
          <w:numId w:val="12"/>
        </w:numPr>
        <w:spacing w:line="276" w:lineRule="auto"/>
        <w:rPr>
          <w:sz w:val="22"/>
          <w:szCs w:val="20"/>
          <w:lang w:val="sl-SI"/>
        </w:rPr>
      </w:pPr>
      <w:r w:rsidRPr="0053249B">
        <w:rPr>
          <w:sz w:val="22"/>
          <w:szCs w:val="20"/>
          <w:lang w:val="sl-SI"/>
        </w:rPr>
        <w:t>Metrike leksikalne pestrosti</w:t>
      </w:r>
    </w:p>
    <w:p w14:paraId="4CFAC593" w14:textId="07AF6E6C" w:rsidR="000C68E6" w:rsidRPr="0053249B" w:rsidRDefault="000C68E6" w:rsidP="00B717F0">
      <w:pPr>
        <w:pStyle w:val="ListParagraph"/>
        <w:numPr>
          <w:ilvl w:val="1"/>
          <w:numId w:val="12"/>
        </w:numPr>
        <w:spacing w:line="276" w:lineRule="auto"/>
        <w:rPr>
          <w:sz w:val="22"/>
          <w:szCs w:val="20"/>
          <w:lang w:val="sl-SI"/>
        </w:rPr>
      </w:pPr>
      <w:r>
        <w:rPr>
          <w:sz w:val="22"/>
          <w:szCs w:val="20"/>
          <w:lang w:val="sl-SI"/>
        </w:rPr>
        <w:t>Ekstrakcija večbesednih enot</w:t>
      </w:r>
    </w:p>
    <w:p w14:paraId="0A78B715" w14:textId="0CFC5F5C" w:rsidR="00080758"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Analiza</w:t>
      </w:r>
    </w:p>
    <w:p w14:paraId="49CD31B7" w14:textId="654A9570" w:rsidR="00080758"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Razprava</w:t>
      </w:r>
    </w:p>
    <w:p w14:paraId="20A2DFA3" w14:textId="63266B7E" w:rsidR="00080758"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Zaključek</w:t>
      </w:r>
    </w:p>
    <w:p w14:paraId="617F7C6C" w14:textId="29A75F26" w:rsidR="00A17BD2" w:rsidRPr="0053249B" w:rsidRDefault="00080758" w:rsidP="00B717F0">
      <w:pPr>
        <w:pStyle w:val="ListParagraph"/>
        <w:numPr>
          <w:ilvl w:val="0"/>
          <w:numId w:val="12"/>
        </w:numPr>
        <w:spacing w:line="276" w:lineRule="auto"/>
        <w:rPr>
          <w:sz w:val="22"/>
          <w:szCs w:val="20"/>
          <w:lang w:val="sl-SI"/>
        </w:rPr>
      </w:pPr>
      <w:r w:rsidRPr="0053249B">
        <w:rPr>
          <w:sz w:val="22"/>
          <w:szCs w:val="20"/>
          <w:lang w:val="sl-SI"/>
        </w:rPr>
        <w:t>Viri in literatura</w:t>
      </w:r>
    </w:p>
    <w:p w14:paraId="55DA5B17" w14:textId="77777777" w:rsidR="00692632" w:rsidRPr="0053249B" w:rsidRDefault="00692632" w:rsidP="001A2161">
      <w:pPr>
        <w:spacing w:after="0" w:line="276" w:lineRule="auto"/>
        <w:rPr>
          <w:sz w:val="22"/>
          <w:szCs w:val="20"/>
        </w:rPr>
      </w:pPr>
    </w:p>
    <w:p w14:paraId="72D526D4" w14:textId="6A77B313" w:rsidR="00A17BD2" w:rsidRPr="0053249B" w:rsidRDefault="00A17BD2" w:rsidP="001A2161">
      <w:pPr>
        <w:pStyle w:val="ListParagraph"/>
        <w:numPr>
          <w:ilvl w:val="0"/>
          <w:numId w:val="11"/>
        </w:numPr>
        <w:spacing w:line="276" w:lineRule="auto"/>
        <w:rPr>
          <w:b/>
          <w:bCs/>
          <w:lang w:val="sl-SI"/>
        </w:rPr>
      </w:pPr>
      <w:r w:rsidRPr="0053249B">
        <w:rPr>
          <w:b/>
          <w:bCs/>
          <w:lang w:val="sl-SI"/>
        </w:rPr>
        <w:t>Viri in osnovna literatura</w:t>
      </w:r>
    </w:p>
    <w:p w14:paraId="763F8CEC" w14:textId="77777777" w:rsidR="00A17BD2" w:rsidRPr="0053249B" w:rsidRDefault="00A17BD2" w:rsidP="001A2161">
      <w:pPr>
        <w:spacing w:line="276" w:lineRule="auto"/>
        <w:rPr>
          <w:b/>
          <w:bCs/>
          <w:sz w:val="22"/>
          <w:szCs w:val="20"/>
        </w:rPr>
      </w:pPr>
      <w:r w:rsidRPr="0053249B">
        <w:rPr>
          <w:b/>
          <w:bCs/>
          <w:sz w:val="22"/>
          <w:szCs w:val="20"/>
        </w:rPr>
        <w:t>a) Viri</w:t>
      </w:r>
    </w:p>
    <w:p w14:paraId="0F79ACBB" w14:textId="6F05767B" w:rsidR="00C251D2" w:rsidRDefault="00E764CF" w:rsidP="001A2161">
      <w:pPr>
        <w:spacing w:line="276" w:lineRule="auto"/>
      </w:pPr>
      <w:r w:rsidRPr="0053249B">
        <w:rPr>
          <w:sz w:val="22"/>
          <w:szCs w:val="20"/>
        </w:rPr>
        <w:t>Korpus Šolar 3.0 (in starejš</w:t>
      </w:r>
      <w:r w:rsidR="009432C3">
        <w:rPr>
          <w:sz w:val="22"/>
          <w:szCs w:val="20"/>
        </w:rPr>
        <w:t>e</w:t>
      </w:r>
      <w:r w:rsidRPr="0053249B">
        <w:rPr>
          <w:sz w:val="22"/>
          <w:szCs w:val="20"/>
        </w:rPr>
        <w:t xml:space="preserve"> </w:t>
      </w:r>
      <w:r w:rsidR="009432C3">
        <w:rPr>
          <w:sz w:val="22"/>
          <w:szCs w:val="20"/>
        </w:rPr>
        <w:t>različice</w:t>
      </w:r>
      <w:r w:rsidRPr="0053249B">
        <w:rPr>
          <w:sz w:val="22"/>
          <w:szCs w:val="20"/>
        </w:rPr>
        <w:t>)</w:t>
      </w:r>
      <w:r w:rsidR="00C251D2" w:rsidRPr="0053249B">
        <w:rPr>
          <w:sz w:val="22"/>
          <w:szCs w:val="20"/>
        </w:rPr>
        <w:t xml:space="preserve">, dostopen na </w:t>
      </w:r>
      <w:hyperlink r:id="rId8" w:history="1">
        <w:r w:rsidR="00C251D2" w:rsidRPr="0053249B">
          <w:rPr>
            <w:rStyle w:val="Hyperlink"/>
            <w:sz w:val="22"/>
            <w:szCs w:val="20"/>
          </w:rPr>
          <w:t>https://viri.cjvt.si/solar/sl/</w:t>
        </w:r>
      </w:hyperlink>
    </w:p>
    <w:p w14:paraId="00C1CC38" w14:textId="77777777" w:rsidR="00D456FD" w:rsidRPr="0053249B" w:rsidRDefault="00D456FD" w:rsidP="001A2161">
      <w:pPr>
        <w:spacing w:line="276" w:lineRule="auto"/>
        <w:rPr>
          <w:sz w:val="22"/>
          <w:szCs w:val="20"/>
        </w:rPr>
      </w:pPr>
    </w:p>
    <w:p w14:paraId="5D1F9CF9" w14:textId="77777777" w:rsidR="00A17BD2" w:rsidRPr="0053249B" w:rsidRDefault="00A17BD2" w:rsidP="001A2161">
      <w:pPr>
        <w:spacing w:line="276" w:lineRule="auto"/>
        <w:rPr>
          <w:b/>
          <w:bCs/>
          <w:sz w:val="22"/>
          <w:szCs w:val="20"/>
        </w:rPr>
      </w:pPr>
      <w:r w:rsidRPr="0053249B">
        <w:rPr>
          <w:b/>
          <w:bCs/>
          <w:sz w:val="22"/>
          <w:szCs w:val="20"/>
        </w:rPr>
        <w:t>b) Osnovna literatura</w:t>
      </w:r>
    </w:p>
    <w:p w14:paraId="2D94D12D" w14:textId="3428719F" w:rsidR="00C53F37" w:rsidRPr="0053249B" w:rsidRDefault="00FF1DE7" w:rsidP="001A2161">
      <w:pPr>
        <w:spacing w:line="276" w:lineRule="auto"/>
        <w:rPr>
          <w:sz w:val="22"/>
          <w:szCs w:val="20"/>
        </w:rPr>
      </w:pPr>
      <w:r w:rsidRPr="0053249B">
        <w:rPr>
          <w:sz w:val="22"/>
          <w:szCs w:val="20"/>
        </w:rPr>
        <w:t>Arhar Holdt, Š</w:t>
      </w:r>
      <w:r w:rsidR="00AC48F7" w:rsidRPr="0053249B">
        <w:rPr>
          <w:sz w:val="22"/>
          <w:szCs w:val="20"/>
        </w:rPr>
        <w:t>pela in Iztok</w:t>
      </w:r>
      <w:r w:rsidRPr="0053249B">
        <w:rPr>
          <w:sz w:val="22"/>
          <w:szCs w:val="20"/>
        </w:rPr>
        <w:t xml:space="preserve"> Kosem. </w:t>
      </w:r>
      <w:r w:rsidR="001B3576" w:rsidRPr="0053249B">
        <w:rPr>
          <w:sz w:val="22"/>
          <w:szCs w:val="20"/>
        </w:rPr>
        <w:t>2025. "</w:t>
      </w:r>
      <w:r w:rsidRPr="0053249B">
        <w:rPr>
          <w:sz w:val="22"/>
          <w:szCs w:val="20"/>
        </w:rPr>
        <w:t>Šolar, the developmental corpus of Slovene.</w:t>
      </w:r>
      <w:r w:rsidR="001B3576" w:rsidRPr="0053249B">
        <w:rPr>
          <w:sz w:val="22"/>
          <w:szCs w:val="20"/>
        </w:rPr>
        <w:t>"</w:t>
      </w:r>
      <w:r w:rsidRPr="0053249B">
        <w:rPr>
          <w:sz w:val="22"/>
          <w:szCs w:val="20"/>
        </w:rPr>
        <w:t> </w:t>
      </w:r>
      <w:r w:rsidRPr="0053249B">
        <w:rPr>
          <w:i/>
          <w:iCs/>
          <w:sz w:val="22"/>
          <w:szCs w:val="20"/>
        </w:rPr>
        <w:t>Lang Resources &amp; Evaluation</w:t>
      </w:r>
      <w:r w:rsidRPr="0053249B">
        <w:rPr>
          <w:sz w:val="22"/>
          <w:szCs w:val="20"/>
        </w:rPr>
        <w:t> </w:t>
      </w:r>
      <w:r w:rsidRPr="0061557E">
        <w:rPr>
          <w:sz w:val="22"/>
          <w:szCs w:val="20"/>
        </w:rPr>
        <w:t>59</w:t>
      </w:r>
      <w:r w:rsidRPr="0053249B">
        <w:rPr>
          <w:sz w:val="22"/>
          <w:szCs w:val="20"/>
        </w:rPr>
        <w:t xml:space="preserve">, 1151–1177. </w:t>
      </w:r>
      <w:hyperlink r:id="rId9" w:history="1">
        <w:r w:rsidR="00C53F37" w:rsidRPr="0053249B">
          <w:rPr>
            <w:rStyle w:val="Hyperlink"/>
            <w:sz w:val="22"/>
            <w:szCs w:val="20"/>
          </w:rPr>
          <w:t>https://doi.org/10.1007/s10579-024-09758-4</w:t>
        </w:r>
      </w:hyperlink>
      <w:r w:rsidR="001B3576" w:rsidRPr="0053249B">
        <w:rPr>
          <w:sz w:val="22"/>
          <w:szCs w:val="20"/>
        </w:rPr>
        <w:t>.</w:t>
      </w:r>
    </w:p>
    <w:p w14:paraId="1103783E" w14:textId="1114C240" w:rsidR="001A2112" w:rsidRPr="0053249B" w:rsidRDefault="001A2112" w:rsidP="001A2161">
      <w:pPr>
        <w:spacing w:line="276" w:lineRule="auto"/>
        <w:rPr>
          <w:sz w:val="22"/>
          <w:szCs w:val="20"/>
        </w:rPr>
      </w:pPr>
      <w:r w:rsidRPr="0053249B">
        <w:rPr>
          <w:sz w:val="22"/>
          <w:szCs w:val="20"/>
        </w:rPr>
        <w:t>Biber, D</w:t>
      </w:r>
      <w:r w:rsidR="00C76D85" w:rsidRPr="0053249B">
        <w:rPr>
          <w:sz w:val="22"/>
          <w:szCs w:val="20"/>
        </w:rPr>
        <w:t>ouglas</w:t>
      </w:r>
      <w:r w:rsidRPr="0053249B">
        <w:rPr>
          <w:sz w:val="22"/>
          <w:szCs w:val="20"/>
        </w:rPr>
        <w:t xml:space="preserve">, </w:t>
      </w:r>
      <w:r w:rsidR="00C76D85" w:rsidRPr="0053249B">
        <w:rPr>
          <w:sz w:val="22"/>
          <w:szCs w:val="20"/>
        </w:rPr>
        <w:t xml:space="preserve">Susan </w:t>
      </w:r>
      <w:r w:rsidRPr="0053249B">
        <w:rPr>
          <w:sz w:val="22"/>
          <w:szCs w:val="20"/>
        </w:rPr>
        <w:t>Conrad</w:t>
      </w:r>
      <w:r w:rsidR="00C76D85" w:rsidRPr="0053249B">
        <w:rPr>
          <w:sz w:val="22"/>
          <w:szCs w:val="20"/>
        </w:rPr>
        <w:t xml:space="preserve"> in Randi</w:t>
      </w:r>
      <w:r w:rsidR="006F4D31" w:rsidRPr="0053249B">
        <w:rPr>
          <w:sz w:val="22"/>
          <w:szCs w:val="20"/>
        </w:rPr>
        <w:t xml:space="preserve"> </w:t>
      </w:r>
      <w:r w:rsidRPr="0053249B">
        <w:rPr>
          <w:sz w:val="22"/>
          <w:szCs w:val="20"/>
        </w:rPr>
        <w:t xml:space="preserve">Reppen. 1998. </w:t>
      </w:r>
      <w:r w:rsidR="00024EEA" w:rsidRPr="0053249B">
        <w:rPr>
          <w:sz w:val="22"/>
          <w:szCs w:val="20"/>
        </w:rPr>
        <w:t>"</w:t>
      </w:r>
      <w:r w:rsidRPr="0053249B">
        <w:rPr>
          <w:sz w:val="22"/>
          <w:szCs w:val="20"/>
        </w:rPr>
        <w:t>Corpus Linguistics: Investigating Language Structure and Use.</w:t>
      </w:r>
      <w:r w:rsidR="00024EEA" w:rsidRPr="0053249B">
        <w:rPr>
          <w:sz w:val="22"/>
          <w:szCs w:val="20"/>
        </w:rPr>
        <w:t>"</w:t>
      </w:r>
      <w:r w:rsidRPr="0053249B">
        <w:rPr>
          <w:sz w:val="22"/>
          <w:szCs w:val="20"/>
        </w:rPr>
        <w:t xml:space="preserve"> New York: Cambridge University Press.</w:t>
      </w:r>
      <w:r w:rsidRPr="0053249B">
        <w:rPr>
          <w:sz w:val="22"/>
          <w:szCs w:val="20"/>
        </w:rPr>
        <w:br/>
      </w:r>
      <w:hyperlink r:id="rId10" w:history="1">
        <w:r w:rsidRPr="0053249B">
          <w:rPr>
            <w:rStyle w:val="Hyperlink"/>
            <w:sz w:val="22"/>
            <w:szCs w:val="20"/>
          </w:rPr>
          <w:t>http://dx.doi.org/10.1017/CBO9780511804489</w:t>
        </w:r>
      </w:hyperlink>
      <w:r w:rsidRPr="0053249B">
        <w:rPr>
          <w:sz w:val="22"/>
          <w:szCs w:val="20"/>
        </w:rPr>
        <w:t>.</w:t>
      </w:r>
    </w:p>
    <w:p w14:paraId="492E9D91" w14:textId="058D50BC" w:rsidR="00A30A76" w:rsidRPr="00A30A76" w:rsidRDefault="003D0EF2" w:rsidP="00A30A76">
      <w:pPr>
        <w:spacing w:line="276" w:lineRule="auto"/>
        <w:rPr>
          <w:vanish/>
          <w:sz w:val="22"/>
          <w:szCs w:val="20"/>
        </w:rPr>
      </w:pPr>
      <w:r w:rsidRPr="0053249B">
        <w:rPr>
          <w:sz w:val="22"/>
          <w:szCs w:val="20"/>
        </w:rPr>
        <w:t>CJVT. 202</w:t>
      </w:r>
      <w:r w:rsidR="0007470D">
        <w:rPr>
          <w:sz w:val="22"/>
          <w:szCs w:val="20"/>
        </w:rPr>
        <w:t>2</w:t>
      </w:r>
      <w:r w:rsidRPr="0053249B">
        <w:rPr>
          <w:sz w:val="22"/>
          <w:szCs w:val="20"/>
        </w:rPr>
        <w:t>. Korpus Šolar</w:t>
      </w:r>
      <w:r w:rsidR="0028772A">
        <w:rPr>
          <w:sz w:val="22"/>
          <w:szCs w:val="20"/>
        </w:rPr>
        <w:t xml:space="preserve"> 3.0</w:t>
      </w:r>
      <w:r w:rsidR="00BE4021">
        <w:rPr>
          <w:sz w:val="22"/>
          <w:szCs w:val="20"/>
        </w:rPr>
        <w:t>:</w:t>
      </w:r>
      <w:r w:rsidRPr="0053249B">
        <w:rPr>
          <w:sz w:val="22"/>
          <w:szCs w:val="20"/>
        </w:rPr>
        <w:t xml:space="preserve"> </w:t>
      </w:r>
      <w:r w:rsidR="00A30A76" w:rsidRPr="00A30A76">
        <w:rPr>
          <w:sz w:val="22"/>
          <w:szCs w:val="20"/>
        </w:rPr>
        <w:t>Korpus šolskih pisnih izdelkov</w:t>
      </w:r>
      <w:r w:rsidR="00A30A76">
        <w:rPr>
          <w:sz w:val="22"/>
          <w:szCs w:val="20"/>
        </w:rPr>
        <w:t xml:space="preserve">. </w:t>
      </w:r>
      <w:r w:rsidR="00A30A76" w:rsidRPr="00A30A76">
        <w:rPr>
          <w:vanish/>
          <w:sz w:val="22"/>
          <w:szCs w:val="20"/>
        </w:rPr>
        <w:t>Vrh obrazca</w:t>
      </w:r>
    </w:p>
    <w:p w14:paraId="4F36A124" w14:textId="0596D39A" w:rsidR="003D0EF2" w:rsidRPr="00A30A76" w:rsidRDefault="003D0EF2" w:rsidP="00A30A76">
      <w:pPr>
        <w:spacing w:line="276" w:lineRule="auto"/>
        <w:rPr>
          <w:sz w:val="22"/>
          <w:szCs w:val="20"/>
        </w:rPr>
      </w:pPr>
      <w:hyperlink r:id="rId11" w:history="1">
        <w:r w:rsidRPr="00A30A76">
          <w:rPr>
            <w:rStyle w:val="Hyperlink"/>
            <w:sz w:val="22"/>
            <w:szCs w:val="20"/>
          </w:rPr>
          <w:t>https://www.cjvt.si/raziskovalno-delo/projekti-cjvt/korpus-solar/</w:t>
        </w:r>
      </w:hyperlink>
      <w:r w:rsidRPr="00A30A76">
        <w:rPr>
          <w:sz w:val="22"/>
          <w:szCs w:val="20"/>
        </w:rPr>
        <w:t>.</w:t>
      </w:r>
    </w:p>
    <w:p w14:paraId="54417636" w14:textId="4C1FA037" w:rsidR="00341A6B" w:rsidRPr="0053249B" w:rsidRDefault="00341A6B" w:rsidP="001A2161">
      <w:pPr>
        <w:spacing w:line="276" w:lineRule="auto"/>
        <w:rPr>
          <w:sz w:val="22"/>
          <w:szCs w:val="20"/>
        </w:rPr>
      </w:pPr>
      <w:r w:rsidRPr="00341A6B">
        <w:rPr>
          <w:sz w:val="22"/>
          <w:szCs w:val="20"/>
        </w:rPr>
        <w:t>CJVT</w:t>
      </w:r>
      <w:r>
        <w:rPr>
          <w:sz w:val="22"/>
          <w:szCs w:val="20"/>
        </w:rPr>
        <w:t xml:space="preserve">. </w:t>
      </w:r>
      <w:r w:rsidR="00AA085E">
        <w:rPr>
          <w:sz w:val="22"/>
          <w:szCs w:val="20"/>
        </w:rPr>
        <w:t xml:space="preserve">2019. </w:t>
      </w:r>
      <w:r w:rsidRPr="00341A6B">
        <w:rPr>
          <w:sz w:val="22"/>
          <w:szCs w:val="20"/>
        </w:rPr>
        <w:t>Sloleks 2.0</w:t>
      </w:r>
      <w:r w:rsidR="00BE4021">
        <w:rPr>
          <w:sz w:val="22"/>
          <w:szCs w:val="20"/>
        </w:rPr>
        <w:t>:</w:t>
      </w:r>
      <w:r w:rsidR="003E2AF1">
        <w:rPr>
          <w:sz w:val="22"/>
          <w:szCs w:val="20"/>
        </w:rPr>
        <w:t xml:space="preserve"> </w:t>
      </w:r>
      <w:r w:rsidR="003E2AF1" w:rsidRPr="003E2AF1">
        <w:rPr>
          <w:sz w:val="22"/>
          <w:szCs w:val="20"/>
        </w:rPr>
        <w:t>Slovenski oblikoslovni leksikon</w:t>
      </w:r>
      <w:r w:rsidRPr="00341A6B">
        <w:rPr>
          <w:sz w:val="22"/>
          <w:szCs w:val="20"/>
        </w:rPr>
        <w:t xml:space="preserve">. </w:t>
      </w:r>
      <w:hyperlink r:id="rId12" w:history="1">
        <w:r w:rsidR="001D2F55" w:rsidRPr="00932229">
          <w:rPr>
            <w:rStyle w:val="Hyperlink"/>
            <w:sz w:val="22"/>
            <w:szCs w:val="20"/>
          </w:rPr>
          <w:t>https://viri.cjvt.si/sloleks/slv/</w:t>
        </w:r>
      </w:hyperlink>
      <w:r w:rsidRPr="00341A6B">
        <w:rPr>
          <w:sz w:val="22"/>
          <w:szCs w:val="20"/>
        </w:rPr>
        <w:t>.</w:t>
      </w:r>
    </w:p>
    <w:p w14:paraId="018256E7" w14:textId="6E70AF94" w:rsidR="00432B59" w:rsidRPr="0053249B" w:rsidRDefault="00432B59" w:rsidP="001A2161">
      <w:pPr>
        <w:spacing w:line="276" w:lineRule="auto"/>
        <w:rPr>
          <w:sz w:val="22"/>
          <w:szCs w:val="20"/>
        </w:rPr>
      </w:pPr>
      <w:r w:rsidRPr="0053249B">
        <w:rPr>
          <w:sz w:val="22"/>
          <w:szCs w:val="20"/>
        </w:rPr>
        <w:t>deBoer, F</w:t>
      </w:r>
      <w:r w:rsidR="00C76D85" w:rsidRPr="0053249B">
        <w:rPr>
          <w:sz w:val="22"/>
          <w:szCs w:val="20"/>
        </w:rPr>
        <w:t>redrik</w:t>
      </w:r>
      <w:r w:rsidRPr="0053249B">
        <w:rPr>
          <w:sz w:val="22"/>
          <w:szCs w:val="20"/>
        </w:rPr>
        <w:t xml:space="preserve">. 2014. </w:t>
      </w:r>
      <w:r w:rsidR="003840FF" w:rsidRPr="0053249B">
        <w:rPr>
          <w:sz w:val="22"/>
          <w:szCs w:val="20"/>
        </w:rPr>
        <w:t>"</w:t>
      </w:r>
      <w:r w:rsidRPr="0053249B">
        <w:rPr>
          <w:sz w:val="22"/>
          <w:szCs w:val="20"/>
        </w:rPr>
        <w:t xml:space="preserve">Evaluating the comparability of two measures of lexical diversity. </w:t>
      </w:r>
      <w:r w:rsidRPr="0053249B">
        <w:rPr>
          <w:i/>
          <w:iCs/>
          <w:sz w:val="22"/>
          <w:szCs w:val="20"/>
        </w:rPr>
        <w:t>System</w:t>
      </w:r>
      <w:r w:rsidRPr="0053249B">
        <w:rPr>
          <w:sz w:val="22"/>
          <w:szCs w:val="20"/>
        </w:rPr>
        <w:t xml:space="preserve">, </w:t>
      </w:r>
      <w:r w:rsidRPr="0053249B">
        <w:rPr>
          <w:i/>
          <w:iCs/>
          <w:sz w:val="22"/>
          <w:szCs w:val="20"/>
        </w:rPr>
        <w:t>47</w:t>
      </w:r>
      <w:r w:rsidRPr="0053249B">
        <w:rPr>
          <w:sz w:val="22"/>
          <w:szCs w:val="20"/>
        </w:rPr>
        <w:t xml:space="preserve">, 139–145. </w:t>
      </w:r>
      <w:hyperlink r:id="rId13" w:history="1">
        <w:r w:rsidRPr="0053249B">
          <w:rPr>
            <w:rStyle w:val="Hyperlink"/>
            <w:sz w:val="22"/>
            <w:szCs w:val="20"/>
          </w:rPr>
          <w:t>https://doi.org/10.1016/j.system.2014.10.008</w:t>
        </w:r>
      </w:hyperlink>
      <w:r w:rsidR="003840FF" w:rsidRPr="0053249B">
        <w:rPr>
          <w:sz w:val="22"/>
          <w:szCs w:val="20"/>
        </w:rPr>
        <w:t>.</w:t>
      </w:r>
    </w:p>
    <w:p w14:paraId="2CF9E83B" w14:textId="4A9E7F96" w:rsidR="002A7ABA" w:rsidRPr="0053249B" w:rsidRDefault="002A7ABA" w:rsidP="001A2161">
      <w:pPr>
        <w:spacing w:line="276" w:lineRule="auto"/>
        <w:rPr>
          <w:sz w:val="22"/>
          <w:szCs w:val="20"/>
        </w:rPr>
      </w:pPr>
      <w:r w:rsidRPr="0053249B">
        <w:rPr>
          <w:sz w:val="22"/>
          <w:szCs w:val="20"/>
        </w:rPr>
        <w:t>Gantar, P</w:t>
      </w:r>
      <w:r w:rsidR="00C76D85" w:rsidRPr="0053249B">
        <w:rPr>
          <w:sz w:val="22"/>
          <w:szCs w:val="20"/>
        </w:rPr>
        <w:t>olona</w:t>
      </w:r>
      <w:r w:rsidRPr="0053249B">
        <w:rPr>
          <w:sz w:val="22"/>
          <w:szCs w:val="20"/>
        </w:rPr>
        <w:t xml:space="preserve">. 2007. "Stalne besedne zveze v slovenščini: Korpusni pristop." </w:t>
      </w:r>
      <w:r w:rsidRPr="0053249B">
        <w:rPr>
          <w:i/>
          <w:iCs/>
          <w:sz w:val="22"/>
          <w:szCs w:val="20"/>
        </w:rPr>
        <w:t>ZRC SAZU.</w:t>
      </w:r>
      <w:r w:rsidRPr="0053249B">
        <w:rPr>
          <w:sz w:val="22"/>
          <w:szCs w:val="20"/>
        </w:rPr>
        <w:t xml:space="preserve"> 10.3986/9789612540364.</w:t>
      </w:r>
    </w:p>
    <w:p w14:paraId="30C44B34" w14:textId="04D07FAF" w:rsidR="00CF638C" w:rsidRPr="0053249B" w:rsidRDefault="00785E5A" w:rsidP="001A2161">
      <w:pPr>
        <w:spacing w:line="276" w:lineRule="auto"/>
        <w:rPr>
          <w:sz w:val="22"/>
          <w:szCs w:val="20"/>
        </w:rPr>
      </w:pPr>
      <w:r w:rsidRPr="0053249B">
        <w:rPr>
          <w:sz w:val="22"/>
          <w:szCs w:val="20"/>
        </w:rPr>
        <w:t xml:space="preserve">Gantar, </w:t>
      </w:r>
      <w:r w:rsidR="003840FF" w:rsidRPr="0053249B">
        <w:rPr>
          <w:sz w:val="22"/>
          <w:szCs w:val="20"/>
        </w:rPr>
        <w:t>P</w:t>
      </w:r>
      <w:r w:rsidR="00C76D85" w:rsidRPr="0053249B">
        <w:rPr>
          <w:sz w:val="22"/>
          <w:szCs w:val="20"/>
        </w:rPr>
        <w:t>olona</w:t>
      </w:r>
      <w:r w:rsidRPr="0053249B">
        <w:rPr>
          <w:sz w:val="22"/>
          <w:szCs w:val="20"/>
        </w:rPr>
        <w:t xml:space="preserve">, </w:t>
      </w:r>
      <w:r w:rsidR="00C76D85" w:rsidRPr="0053249B">
        <w:rPr>
          <w:sz w:val="22"/>
          <w:szCs w:val="20"/>
        </w:rPr>
        <w:t xml:space="preserve">Mija </w:t>
      </w:r>
      <w:r w:rsidRPr="0053249B">
        <w:rPr>
          <w:sz w:val="22"/>
          <w:szCs w:val="20"/>
        </w:rPr>
        <w:t>Bon</w:t>
      </w:r>
      <w:r w:rsidR="003840FF" w:rsidRPr="0053249B">
        <w:rPr>
          <w:sz w:val="22"/>
          <w:szCs w:val="20"/>
        </w:rPr>
        <w:t xml:space="preserve">, </w:t>
      </w:r>
      <w:r w:rsidR="00C76D85" w:rsidRPr="0053249B">
        <w:rPr>
          <w:sz w:val="22"/>
          <w:szCs w:val="20"/>
        </w:rPr>
        <w:t xml:space="preserve">Magdalena </w:t>
      </w:r>
      <w:r w:rsidRPr="0053249B">
        <w:rPr>
          <w:sz w:val="22"/>
          <w:szCs w:val="20"/>
        </w:rPr>
        <w:t>Gapsa</w:t>
      </w:r>
      <w:r w:rsidR="00684792" w:rsidRPr="0053249B">
        <w:rPr>
          <w:sz w:val="22"/>
          <w:szCs w:val="20"/>
        </w:rPr>
        <w:t xml:space="preserve">, </w:t>
      </w:r>
      <w:r w:rsidR="00C76D85" w:rsidRPr="0053249B">
        <w:rPr>
          <w:sz w:val="22"/>
          <w:szCs w:val="20"/>
        </w:rPr>
        <w:t xml:space="preserve">Špela </w:t>
      </w:r>
      <w:r w:rsidRPr="0053249B">
        <w:rPr>
          <w:sz w:val="22"/>
          <w:szCs w:val="20"/>
        </w:rPr>
        <w:t>Arhar Holdt. 2023. “Šolar-Eval: Evalvacijska množica Za Strojno Popravljanje Jezikovnih Napak V Slovenskih Besedilih”. </w:t>
      </w:r>
      <w:r w:rsidRPr="0053249B">
        <w:rPr>
          <w:i/>
          <w:iCs/>
          <w:sz w:val="22"/>
          <w:szCs w:val="20"/>
        </w:rPr>
        <w:t>Jezik in Slovstvo</w:t>
      </w:r>
      <w:r w:rsidRPr="0053249B">
        <w:rPr>
          <w:sz w:val="22"/>
          <w:szCs w:val="20"/>
        </w:rPr>
        <w:t> 68 (4): 89-108. </w:t>
      </w:r>
      <w:hyperlink r:id="rId14" w:history="1">
        <w:r w:rsidRPr="0053249B">
          <w:rPr>
            <w:rStyle w:val="Hyperlink"/>
            <w:sz w:val="22"/>
            <w:szCs w:val="20"/>
          </w:rPr>
          <w:t>https://doi.org/10.4312/jis.68.4.89-108</w:t>
        </w:r>
      </w:hyperlink>
      <w:r w:rsidRPr="0053249B">
        <w:rPr>
          <w:sz w:val="22"/>
          <w:szCs w:val="20"/>
        </w:rPr>
        <w:t>.</w:t>
      </w:r>
    </w:p>
    <w:p w14:paraId="4570B7A3" w14:textId="786958CB" w:rsidR="001316CC" w:rsidRPr="0053249B" w:rsidRDefault="001316CC" w:rsidP="001A2161">
      <w:pPr>
        <w:spacing w:line="276" w:lineRule="auto"/>
        <w:rPr>
          <w:sz w:val="22"/>
          <w:szCs w:val="20"/>
        </w:rPr>
      </w:pPr>
      <w:r w:rsidRPr="0053249B">
        <w:rPr>
          <w:sz w:val="22"/>
          <w:szCs w:val="20"/>
        </w:rPr>
        <w:t>Granger, S</w:t>
      </w:r>
      <w:r w:rsidR="00AC7DF9" w:rsidRPr="0053249B">
        <w:rPr>
          <w:sz w:val="22"/>
          <w:szCs w:val="20"/>
        </w:rPr>
        <w:t>ylvaine</w:t>
      </w:r>
      <w:r w:rsidRPr="0053249B">
        <w:rPr>
          <w:sz w:val="22"/>
          <w:szCs w:val="20"/>
        </w:rPr>
        <w:t xml:space="preserve">, </w:t>
      </w:r>
      <w:r w:rsidR="00AC7DF9" w:rsidRPr="0053249B">
        <w:rPr>
          <w:sz w:val="22"/>
          <w:szCs w:val="20"/>
        </w:rPr>
        <w:t xml:space="preserve">Joseph </w:t>
      </w:r>
      <w:r w:rsidRPr="0053249B">
        <w:rPr>
          <w:sz w:val="22"/>
          <w:szCs w:val="20"/>
        </w:rPr>
        <w:t>Hung</w:t>
      </w:r>
      <w:r w:rsidR="00AC7DF9" w:rsidRPr="0053249B">
        <w:rPr>
          <w:sz w:val="22"/>
          <w:szCs w:val="20"/>
        </w:rPr>
        <w:t xml:space="preserve"> in Stephanie </w:t>
      </w:r>
      <w:r w:rsidRPr="0053249B">
        <w:rPr>
          <w:sz w:val="22"/>
          <w:szCs w:val="20"/>
        </w:rPr>
        <w:t xml:space="preserve">Petch-Tyson. 2002. "Computer Learner Corpora, Second Language Acquisition and Foreign Language Teaching." </w:t>
      </w:r>
      <w:r w:rsidRPr="0053249B">
        <w:rPr>
          <w:i/>
          <w:iCs/>
          <w:sz w:val="22"/>
          <w:szCs w:val="20"/>
        </w:rPr>
        <w:t>John Benjamins Publishing Company</w:t>
      </w:r>
      <w:r w:rsidRPr="0053249B">
        <w:rPr>
          <w:sz w:val="22"/>
          <w:szCs w:val="20"/>
        </w:rPr>
        <w:t xml:space="preserve">. </w:t>
      </w:r>
      <w:hyperlink r:id="rId15" w:history="1">
        <w:r w:rsidRPr="0053249B">
          <w:rPr>
            <w:rStyle w:val="Hyperlink"/>
            <w:sz w:val="22"/>
            <w:szCs w:val="20"/>
          </w:rPr>
          <w:t>https://doi.org/10.1075/lllt.6</w:t>
        </w:r>
      </w:hyperlink>
      <w:r w:rsidRPr="0053249B">
        <w:rPr>
          <w:sz w:val="22"/>
          <w:szCs w:val="20"/>
        </w:rPr>
        <w:t>.</w:t>
      </w:r>
    </w:p>
    <w:p w14:paraId="41035B81" w14:textId="03141EED" w:rsidR="002E767C" w:rsidRPr="0053249B" w:rsidRDefault="00390816" w:rsidP="001A2161">
      <w:pPr>
        <w:spacing w:line="276" w:lineRule="auto"/>
        <w:rPr>
          <w:sz w:val="22"/>
          <w:szCs w:val="20"/>
        </w:rPr>
      </w:pPr>
      <w:r w:rsidRPr="0053249B">
        <w:rPr>
          <w:sz w:val="22"/>
          <w:szCs w:val="20"/>
        </w:rPr>
        <w:t>Jakop, N</w:t>
      </w:r>
      <w:r w:rsidR="002E767C" w:rsidRPr="0053249B">
        <w:rPr>
          <w:sz w:val="22"/>
          <w:szCs w:val="20"/>
        </w:rPr>
        <w:t>ataša</w:t>
      </w:r>
      <w:r w:rsidRPr="0053249B">
        <w:rPr>
          <w:sz w:val="22"/>
          <w:szCs w:val="20"/>
        </w:rPr>
        <w:t xml:space="preserve">. 2006. "Pragmatična frazeologija." </w:t>
      </w:r>
      <w:r w:rsidR="00D845FC" w:rsidRPr="0053249B">
        <w:rPr>
          <w:i/>
          <w:iCs/>
          <w:sz w:val="22"/>
          <w:szCs w:val="20"/>
        </w:rPr>
        <w:t>ZRC</w:t>
      </w:r>
      <w:r w:rsidR="006D4A51" w:rsidRPr="0053249B">
        <w:rPr>
          <w:i/>
          <w:iCs/>
          <w:sz w:val="22"/>
          <w:szCs w:val="20"/>
        </w:rPr>
        <w:t xml:space="preserve"> SAZU</w:t>
      </w:r>
      <w:r w:rsidR="00D845FC" w:rsidRPr="0053249B">
        <w:rPr>
          <w:sz w:val="22"/>
          <w:szCs w:val="20"/>
        </w:rPr>
        <w:t>.</w:t>
      </w:r>
      <w:r w:rsidRPr="0053249B">
        <w:rPr>
          <w:sz w:val="22"/>
          <w:szCs w:val="20"/>
        </w:rPr>
        <w:t xml:space="preserve"> </w:t>
      </w:r>
      <w:r w:rsidR="002E767C" w:rsidRPr="0053249B">
        <w:rPr>
          <w:sz w:val="22"/>
          <w:szCs w:val="20"/>
        </w:rPr>
        <w:t>DOI:</w:t>
      </w:r>
      <w:hyperlink r:id="rId16" w:tgtFrame="_blank" w:history="1">
        <w:r w:rsidR="002E767C" w:rsidRPr="0053249B">
          <w:rPr>
            <w:rStyle w:val="Hyperlink"/>
            <w:sz w:val="22"/>
            <w:szCs w:val="20"/>
          </w:rPr>
          <w:t>10.3986/9616568493</w:t>
        </w:r>
      </w:hyperlink>
      <w:r w:rsidR="002E767C" w:rsidRPr="0053249B">
        <w:rPr>
          <w:sz w:val="22"/>
          <w:szCs w:val="20"/>
        </w:rPr>
        <w:t>.</w:t>
      </w:r>
    </w:p>
    <w:p w14:paraId="3085AB52" w14:textId="2372D93A" w:rsidR="005E2E8F" w:rsidRDefault="005E2E8F" w:rsidP="001A2161">
      <w:pPr>
        <w:spacing w:line="276" w:lineRule="auto"/>
        <w:rPr>
          <w:sz w:val="22"/>
          <w:szCs w:val="20"/>
        </w:rPr>
      </w:pPr>
      <w:r w:rsidRPr="0053249B">
        <w:rPr>
          <w:sz w:val="22"/>
          <w:szCs w:val="20"/>
        </w:rPr>
        <w:t>Jarvis, S</w:t>
      </w:r>
      <w:r w:rsidR="002E767C" w:rsidRPr="0053249B">
        <w:rPr>
          <w:sz w:val="22"/>
          <w:szCs w:val="20"/>
        </w:rPr>
        <w:t>cott</w:t>
      </w:r>
      <w:r w:rsidRPr="0053249B">
        <w:rPr>
          <w:sz w:val="22"/>
          <w:szCs w:val="20"/>
        </w:rPr>
        <w:t xml:space="preserve">. 2013. </w:t>
      </w:r>
      <w:r w:rsidR="00413F25" w:rsidRPr="0053249B">
        <w:rPr>
          <w:sz w:val="22"/>
          <w:szCs w:val="20"/>
        </w:rPr>
        <w:t>"</w:t>
      </w:r>
      <w:r w:rsidRPr="0053249B">
        <w:rPr>
          <w:sz w:val="22"/>
          <w:szCs w:val="20"/>
        </w:rPr>
        <w:t>Capturing the diversity in lexical diversity.</w:t>
      </w:r>
      <w:r w:rsidR="00413F25" w:rsidRPr="0053249B">
        <w:rPr>
          <w:sz w:val="22"/>
          <w:szCs w:val="20"/>
        </w:rPr>
        <w:t>"</w:t>
      </w:r>
      <w:r w:rsidRPr="0053249B">
        <w:rPr>
          <w:sz w:val="22"/>
          <w:szCs w:val="20"/>
        </w:rPr>
        <w:t xml:space="preserve"> </w:t>
      </w:r>
      <w:r w:rsidRPr="0053249B">
        <w:rPr>
          <w:i/>
          <w:iCs/>
          <w:sz w:val="22"/>
          <w:szCs w:val="20"/>
        </w:rPr>
        <w:t>Language Learning</w:t>
      </w:r>
      <w:r w:rsidRPr="0053249B">
        <w:rPr>
          <w:sz w:val="22"/>
          <w:szCs w:val="20"/>
        </w:rPr>
        <w:t xml:space="preserve">, </w:t>
      </w:r>
      <w:r w:rsidRPr="0053249B">
        <w:rPr>
          <w:i/>
          <w:iCs/>
          <w:sz w:val="22"/>
          <w:szCs w:val="20"/>
        </w:rPr>
        <w:t>63</w:t>
      </w:r>
      <w:r w:rsidRPr="0053249B">
        <w:rPr>
          <w:sz w:val="22"/>
          <w:szCs w:val="20"/>
        </w:rPr>
        <w:t xml:space="preserve">(s1), 87–106. </w:t>
      </w:r>
      <w:hyperlink r:id="rId17" w:history="1">
        <w:r w:rsidRPr="0053249B">
          <w:rPr>
            <w:rStyle w:val="Hyperlink"/>
            <w:sz w:val="22"/>
            <w:szCs w:val="20"/>
          </w:rPr>
          <w:t>https://doi.org/10.1111/j.1467-9922.2012.00739.x</w:t>
        </w:r>
      </w:hyperlink>
      <w:r w:rsidR="000A5F5B" w:rsidRPr="0053249B">
        <w:rPr>
          <w:sz w:val="22"/>
          <w:szCs w:val="20"/>
        </w:rPr>
        <w:t>.</w:t>
      </w:r>
    </w:p>
    <w:p w14:paraId="48C6ED8E" w14:textId="4F02F500" w:rsidR="00A34214" w:rsidRPr="0053249B" w:rsidRDefault="00A34214" w:rsidP="001A2161">
      <w:pPr>
        <w:spacing w:line="276" w:lineRule="auto"/>
        <w:rPr>
          <w:sz w:val="22"/>
          <w:szCs w:val="20"/>
        </w:rPr>
      </w:pPr>
      <w:r w:rsidRPr="00A34214">
        <w:rPr>
          <w:sz w:val="22"/>
          <w:szCs w:val="20"/>
        </w:rPr>
        <w:t>Jarvis, Scott</w:t>
      </w:r>
      <w:r w:rsidR="001A2354">
        <w:rPr>
          <w:sz w:val="22"/>
          <w:szCs w:val="20"/>
        </w:rPr>
        <w:t xml:space="preserve"> in Phillip M. McCarthy</w:t>
      </w:r>
      <w:r w:rsidRPr="00A34214">
        <w:rPr>
          <w:sz w:val="22"/>
          <w:szCs w:val="20"/>
        </w:rPr>
        <w:t xml:space="preserve">. </w:t>
      </w:r>
      <w:r w:rsidR="00E0061E">
        <w:rPr>
          <w:sz w:val="22"/>
          <w:szCs w:val="20"/>
        </w:rPr>
        <w:t>2010. "</w:t>
      </w:r>
      <w:r w:rsidRPr="00A34214">
        <w:rPr>
          <w:sz w:val="22"/>
          <w:szCs w:val="20"/>
        </w:rPr>
        <w:t>MTLD, Vocd-D, and HDD: A Validation Study of Sophisticated Approaches to Lexical Diversity Assessment.</w:t>
      </w:r>
      <w:r w:rsidR="00E0061E">
        <w:rPr>
          <w:sz w:val="22"/>
          <w:szCs w:val="20"/>
        </w:rPr>
        <w:t>"</w:t>
      </w:r>
      <w:r w:rsidRPr="00A34214">
        <w:rPr>
          <w:sz w:val="22"/>
          <w:szCs w:val="20"/>
        </w:rPr>
        <w:t xml:space="preserve"> </w:t>
      </w:r>
      <w:r w:rsidRPr="00E0061E">
        <w:rPr>
          <w:i/>
          <w:iCs/>
          <w:sz w:val="22"/>
          <w:szCs w:val="20"/>
        </w:rPr>
        <w:t>Behavior Research Methods</w:t>
      </w:r>
      <w:r w:rsidRPr="00A34214">
        <w:rPr>
          <w:sz w:val="22"/>
          <w:szCs w:val="20"/>
        </w:rPr>
        <w:t>. doi:10.3758/BRM.42.2.381</w:t>
      </w:r>
      <w:r>
        <w:rPr>
          <w:sz w:val="22"/>
          <w:szCs w:val="20"/>
        </w:rPr>
        <w:t>.</w:t>
      </w:r>
    </w:p>
    <w:p w14:paraId="7EC87099" w14:textId="63CA90F5" w:rsidR="006D1708" w:rsidRPr="0053249B" w:rsidRDefault="006D1708" w:rsidP="001A2161">
      <w:pPr>
        <w:spacing w:line="276" w:lineRule="auto"/>
        <w:rPr>
          <w:sz w:val="22"/>
          <w:szCs w:val="20"/>
        </w:rPr>
      </w:pPr>
      <w:r w:rsidRPr="0053249B">
        <w:rPr>
          <w:sz w:val="22"/>
          <w:szCs w:val="20"/>
        </w:rPr>
        <w:t>McCarthy, P</w:t>
      </w:r>
      <w:r w:rsidR="002E767C" w:rsidRPr="0053249B">
        <w:rPr>
          <w:sz w:val="22"/>
          <w:szCs w:val="20"/>
        </w:rPr>
        <w:t>hilip</w:t>
      </w:r>
      <w:r w:rsidRPr="0053249B">
        <w:rPr>
          <w:sz w:val="22"/>
          <w:szCs w:val="20"/>
        </w:rPr>
        <w:t xml:space="preserve"> M. </w:t>
      </w:r>
      <w:r w:rsidR="00AB01F7" w:rsidRPr="0053249B">
        <w:rPr>
          <w:sz w:val="22"/>
          <w:szCs w:val="20"/>
        </w:rPr>
        <w:t>2005</w:t>
      </w:r>
      <w:r w:rsidRPr="0053249B">
        <w:rPr>
          <w:sz w:val="22"/>
          <w:szCs w:val="20"/>
        </w:rPr>
        <w:t xml:space="preserve">. </w:t>
      </w:r>
      <w:r w:rsidR="00413F25" w:rsidRPr="0053249B">
        <w:rPr>
          <w:sz w:val="22"/>
          <w:szCs w:val="20"/>
        </w:rPr>
        <w:t>"</w:t>
      </w:r>
      <w:r w:rsidRPr="0053249B">
        <w:rPr>
          <w:sz w:val="22"/>
          <w:szCs w:val="20"/>
        </w:rPr>
        <w:t>An assessment of the range and usefulness of lexical diversity measures and the potential of the measure of textual, lexical diversity (MTLD)</w:t>
      </w:r>
      <w:r w:rsidR="00413F25" w:rsidRPr="0053249B">
        <w:rPr>
          <w:sz w:val="22"/>
          <w:szCs w:val="20"/>
        </w:rPr>
        <w:t>."</w:t>
      </w:r>
      <w:r w:rsidRPr="0053249B">
        <w:rPr>
          <w:i/>
          <w:iCs/>
          <w:sz w:val="22"/>
          <w:szCs w:val="20"/>
        </w:rPr>
        <w:t xml:space="preserve"> - ProQuest</w:t>
      </w:r>
      <w:r w:rsidRPr="0053249B">
        <w:rPr>
          <w:sz w:val="22"/>
          <w:szCs w:val="20"/>
        </w:rPr>
        <w:t xml:space="preserve">. </w:t>
      </w:r>
      <w:hyperlink r:id="rId18" w:history="1">
        <w:r w:rsidRPr="0053249B">
          <w:rPr>
            <w:rStyle w:val="Hyperlink"/>
            <w:sz w:val="22"/>
            <w:szCs w:val="20"/>
          </w:rPr>
          <w:t>https://www.proquest.com/openview/860b2901fa90c6e68e46cd9111bd2d1c</w:t>
        </w:r>
      </w:hyperlink>
      <w:r w:rsidR="00413F25" w:rsidRPr="0053249B">
        <w:rPr>
          <w:sz w:val="22"/>
          <w:szCs w:val="20"/>
        </w:rPr>
        <w:t>.</w:t>
      </w:r>
    </w:p>
    <w:p w14:paraId="1271A6BB" w14:textId="4BBB11F5" w:rsidR="00ED1258" w:rsidRDefault="00ED1258" w:rsidP="001A2161">
      <w:pPr>
        <w:spacing w:line="276" w:lineRule="auto"/>
        <w:rPr>
          <w:sz w:val="22"/>
          <w:szCs w:val="20"/>
        </w:rPr>
      </w:pPr>
      <w:r w:rsidRPr="0053249B">
        <w:rPr>
          <w:sz w:val="22"/>
          <w:szCs w:val="20"/>
        </w:rPr>
        <w:t>McEnery, T</w:t>
      </w:r>
      <w:r w:rsidR="00670289" w:rsidRPr="0053249B">
        <w:rPr>
          <w:sz w:val="22"/>
          <w:szCs w:val="20"/>
        </w:rPr>
        <w:t>ony in Andrew</w:t>
      </w:r>
      <w:r w:rsidRPr="0053249B">
        <w:rPr>
          <w:sz w:val="22"/>
          <w:szCs w:val="20"/>
        </w:rPr>
        <w:t xml:space="preserve"> Hardie. 2012. "Corpus Linguistics: Method, Theory and Practice."</w:t>
      </w:r>
      <w:r w:rsidR="00FE798C" w:rsidRPr="0053249B">
        <w:rPr>
          <w:sz w:val="22"/>
          <w:szCs w:val="20"/>
        </w:rPr>
        <w:t xml:space="preserve"> </w:t>
      </w:r>
      <w:r w:rsidR="00FE798C" w:rsidRPr="0053249B">
        <w:rPr>
          <w:i/>
          <w:iCs/>
          <w:sz w:val="22"/>
          <w:szCs w:val="20"/>
        </w:rPr>
        <w:t>Cambridge University Press eBooks</w:t>
      </w:r>
      <w:r w:rsidR="00FE798C" w:rsidRPr="0053249B">
        <w:rPr>
          <w:sz w:val="22"/>
          <w:szCs w:val="20"/>
        </w:rPr>
        <w:t>.</w:t>
      </w:r>
      <w:r w:rsidR="00DD4E31" w:rsidRPr="0053249B">
        <w:rPr>
          <w:sz w:val="22"/>
          <w:szCs w:val="20"/>
        </w:rPr>
        <w:t xml:space="preserve"> DOI:</w:t>
      </w:r>
      <w:hyperlink r:id="rId19" w:tgtFrame="_blank" w:history="1">
        <w:r w:rsidR="00DD4E31" w:rsidRPr="0053249B">
          <w:rPr>
            <w:rStyle w:val="Hyperlink"/>
            <w:sz w:val="22"/>
            <w:szCs w:val="20"/>
          </w:rPr>
          <w:t>10.1017/CBO9780511981395</w:t>
        </w:r>
      </w:hyperlink>
      <w:r w:rsidR="00DD4E31" w:rsidRPr="0053249B">
        <w:rPr>
          <w:sz w:val="22"/>
          <w:szCs w:val="20"/>
        </w:rPr>
        <w:t>.</w:t>
      </w:r>
    </w:p>
    <w:p w14:paraId="6113F358" w14:textId="76D9FDFA" w:rsidR="00E20E13" w:rsidRPr="0053249B" w:rsidRDefault="00E20E13" w:rsidP="001A2161">
      <w:pPr>
        <w:spacing w:line="276" w:lineRule="auto"/>
        <w:rPr>
          <w:sz w:val="22"/>
          <w:szCs w:val="20"/>
        </w:rPr>
      </w:pPr>
      <w:r w:rsidRPr="00E20E13">
        <w:rPr>
          <w:sz w:val="22"/>
          <w:szCs w:val="20"/>
        </w:rPr>
        <w:t xml:space="preserve">Nation, I. S. P. 2001. </w:t>
      </w:r>
      <w:r>
        <w:rPr>
          <w:sz w:val="22"/>
          <w:szCs w:val="20"/>
        </w:rPr>
        <w:t>"</w:t>
      </w:r>
      <w:r w:rsidRPr="00E20E13">
        <w:rPr>
          <w:sz w:val="22"/>
          <w:szCs w:val="20"/>
        </w:rPr>
        <w:t>Learning Vocabulary in Another Language.</w:t>
      </w:r>
      <w:r>
        <w:rPr>
          <w:sz w:val="22"/>
          <w:szCs w:val="20"/>
        </w:rPr>
        <w:t>"</w:t>
      </w:r>
      <w:r w:rsidRPr="00E20E13">
        <w:rPr>
          <w:sz w:val="22"/>
          <w:szCs w:val="20"/>
        </w:rPr>
        <w:t xml:space="preserve"> </w:t>
      </w:r>
      <w:r w:rsidRPr="00E20E13">
        <w:rPr>
          <w:i/>
          <w:iCs/>
          <w:sz w:val="22"/>
          <w:szCs w:val="20"/>
        </w:rPr>
        <w:t>Cambridge University Press</w:t>
      </w:r>
      <w:r w:rsidRPr="00E20E13">
        <w:rPr>
          <w:sz w:val="22"/>
          <w:szCs w:val="20"/>
        </w:rPr>
        <w:t xml:space="preserve">. </w:t>
      </w:r>
      <w:hyperlink r:id="rId20" w:history="1">
        <w:r w:rsidRPr="006F2FD3">
          <w:rPr>
            <w:rStyle w:val="Hyperlink"/>
            <w:sz w:val="22"/>
            <w:szCs w:val="20"/>
          </w:rPr>
          <w:t>https://www.scribd.com/document/737620023/Nation-I-S-P-2001-Learning-Vocabulary-in-Another-Language-Cambridge-University-Press</w:t>
        </w:r>
      </w:hyperlink>
      <w:r w:rsidRPr="00E20E13">
        <w:rPr>
          <w:sz w:val="22"/>
          <w:szCs w:val="20"/>
        </w:rPr>
        <w:t>.</w:t>
      </w:r>
    </w:p>
    <w:p w14:paraId="3EE1D11F" w14:textId="384F9712" w:rsidR="00787BAE" w:rsidRPr="0053249B" w:rsidRDefault="00E90613" w:rsidP="001A2161">
      <w:pPr>
        <w:spacing w:line="276" w:lineRule="auto"/>
        <w:rPr>
          <w:sz w:val="22"/>
          <w:szCs w:val="20"/>
        </w:rPr>
      </w:pPr>
      <w:r w:rsidRPr="0053249B">
        <w:rPr>
          <w:sz w:val="22"/>
          <w:szCs w:val="20"/>
        </w:rPr>
        <w:lastRenderedPageBreak/>
        <w:t>Pala, K</w:t>
      </w:r>
      <w:r w:rsidR="00595A8E" w:rsidRPr="0053249B">
        <w:rPr>
          <w:sz w:val="22"/>
          <w:szCs w:val="20"/>
        </w:rPr>
        <w:t>arel</w:t>
      </w:r>
      <w:r w:rsidRPr="0053249B">
        <w:rPr>
          <w:sz w:val="22"/>
          <w:szCs w:val="20"/>
        </w:rPr>
        <w:t xml:space="preserve">, </w:t>
      </w:r>
      <w:r w:rsidR="00595A8E" w:rsidRPr="0053249B">
        <w:rPr>
          <w:sz w:val="22"/>
          <w:szCs w:val="20"/>
        </w:rPr>
        <w:t xml:space="preserve">Pavel </w:t>
      </w:r>
      <w:r w:rsidRPr="0053249B">
        <w:rPr>
          <w:sz w:val="22"/>
          <w:szCs w:val="20"/>
        </w:rPr>
        <w:t xml:space="preserve">Rychlý, </w:t>
      </w:r>
      <w:r w:rsidR="00595A8E" w:rsidRPr="0053249B">
        <w:rPr>
          <w:sz w:val="22"/>
          <w:szCs w:val="20"/>
        </w:rPr>
        <w:t xml:space="preserve">Pavel </w:t>
      </w:r>
      <w:r w:rsidRPr="0053249B">
        <w:rPr>
          <w:sz w:val="22"/>
          <w:szCs w:val="20"/>
        </w:rPr>
        <w:t xml:space="preserve">Smrž. 2003. </w:t>
      </w:r>
      <w:r w:rsidR="00413F25" w:rsidRPr="0053249B">
        <w:rPr>
          <w:sz w:val="22"/>
          <w:szCs w:val="20"/>
        </w:rPr>
        <w:t>"</w:t>
      </w:r>
      <w:r w:rsidRPr="0053249B">
        <w:rPr>
          <w:sz w:val="22"/>
          <w:szCs w:val="20"/>
        </w:rPr>
        <w:t>Text Corpus with Errors.</w:t>
      </w:r>
      <w:r w:rsidR="00B376B8" w:rsidRPr="0053249B">
        <w:rPr>
          <w:sz w:val="22"/>
          <w:szCs w:val="20"/>
        </w:rPr>
        <w:t xml:space="preserve">" </w:t>
      </w:r>
      <w:r w:rsidRPr="0053249B">
        <w:rPr>
          <w:sz w:val="22"/>
          <w:szCs w:val="20"/>
        </w:rPr>
        <w:t xml:space="preserve">Matoušek, V., Mautner, P. (eds) Text, Speech and Dialogue. TSD 2003. Lecture Notes in </w:t>
      </w:r>
      <w:r w:rsidRPr="0053249B">
        <w:rPr>
          <w:i/>
          <w:iCs/>
          <w:sz w:val="22"/>
          <w:szCs w:val="20"/>
        </w:rPr>
        <w:t>Computer Science</w:t>
      </w:r>
      <w:r w:rsidRPr="0053249B">
        <w:rPr>
          <w:sz w:val="22"/>
          <w:szCs w:val="20"/>
        </w:rPr>
        <w:t xml:space="preserve">, vol 2807. Springer, Berlin, Heidelberg. </w:t>
      </w:r>
      <w:hyperlink r:id="rId21" w:history="1">
        <w:r w:rsidRPr="0053249B">
          <w:rPr>
            <w:rStyle w:val="Hyperlink"/>
            <w:sz w:val="22"/>
            <w:szCs w:val="20"/>
          </w:rPr>
          <w:t>https://doi.org/10.1007/978-3-540-39398-6_13</w:t>
        </w:r>
      </w:hyperlink>
      <w:r w:rsidR="00413F25" w:rsidRPr="0053249B">
        <w:rPr>
          <w:sz w:val="22"/>
          <w:szCs w:val="20"/>
        </w:rPr>
        <w:t>.</w:t>
      </w:r>
    </w:p>
    <w:p w14:paraId="20D5D480" w14:textId="2B2EB8AD" w:rsidR="00A17BD2" w:rsidRPr="0053249B" w:rsidRDefault="00830F13" w:rsidP="001A2161">
      <w:pPr>
        <w:spacing w:line="276" w:lineRule="auto"/>
        <w:rPr>
          <w:sz w:val="22"/>
          <w:szCs w:val="20"/>
        </w:rPr>
      </w:pPr>
      <w:r w:rsidRPr="0053249B">
        <w:rPr>
          <w:sz w:val="22"/>
          <w:szCs w:val="20"/>
        </w:rPr>
        <w:t>Rozman, T</w:t>
      </w:r>
      <w:r w:rsidR="000C0D27" w:rsidRPr="0053249B">
        <w:rPr>
          <w:sz w:val="22"/>
          <w:szCs w:val="20"/>
        </w:rPr>
        <w:t>adeja</w:t>
      </w:r>
      <w:r w:rsidRPr="0053249B">
        <w:rPr>
          <w:sz w:val="22"/>
          <w:szCs w:val="20"/>
        </w:rPr>
        <w:t xml:space="preserve">, </w:t>
      </w:r>
      <w:r w:rsidR="000C0D27" w:rsidRPr="0053249B">
        <w:rPr>
          <w:sz w:val="22"/>
          <w:szCs w:val="20"/>
        </w:rPr>
        <w:t xml:space="preserve">Špela </w:t>
      </w:r>
      <w:r w:rsidRPr="0053249B">
        <w:rPr>
          <w:sz w:val="22"/>
          <w:szCs w:val="20"/>
        </w:rPr>
        <w:t xml:space="preserve">Arhar Holdt, </w:t>
      </w:r>
      <w:r w:rsidR="000C0D27" w:rsidRPr="0053249B">
        <w:rPr>
          <w:sz w:val="22"/>
          <w:szCs w:val="20"/>
        </w:rPr>
        <w:t xml:space="preserve">Senja </w:t>
      </w:r>
      <w:r w:rsidRPr="0053249B">
        <w:rPr>
          <w:sz w:val="22"/>
          <w:szCs w:val="20"/>
        </w:rPr>
        <w:t>Pollak</w:t>
      </w:r>
      <w:r w:rsidR="000C0D27" w:rsidRPr="0053249B">
        <w:rPr>
          <w:sz w:val="22"/>
          <w:szCs w:val="20"/>
        </w:rPr>
        <w:t xml:space="preserve"> in Iztok</w:t>
      </w:r>
      <w:r w:rsidRPr="0053249B">
        <w:rPr>
          <w:sz w:val="22"/>
          <w:szCs w:val="20"/>
        </w:rPr>
        <w:t xml:space="preserve"> Kosem</w:t>
      </w:r>
      <w:r w:rsidR="000C0D27" w:rsidRPr="0053249B">
        <w:rPr>
          <w:sz w:val="22"/>
          <w:szCs w:val="20"/>
        </w:rPr>
        <w:t>.</w:t>
      </w:r>
      <w:r w:rsidRPr="0053249B">
        <w:rPr>
          <w:sz w:val="22"/>
          <w:szCs w:val="20"/>
        </w:rPr>
        <w:t xml:space="preserve"> 2018. </w:t>
      </w:r>
      <w:r w:rsidR="00413F25" w:rsidRPr="0053249B">
        <w:rPr>
          <w:sz w:val="22"/>
          <w:szCs w:val="20"/>
        </w:rPr>
        <w:t>"</w:t>
      </w:r>
      <w:r w:rsidRPr="0053249B">
        <w:rPr>
          <w:sz w:val="22"/>
          <w:szCs w:val="20"/>
        </w:rPr>
        <w:t>Kolokacije v korpusu Šolar.</w:t>
      </w:r>
      <w:r w:rsidR="00413F25" w:rsidRPr="0053249B">
        <w:rPr>
          <w:sz w:val="22"/>
          <w:szCs w:val="20"/>
        </w:rPr>
        <w:t>"</w:t>
      </w:r>
      <w:r w:rsidRPr="0053249B">
        <w:rPr>
          <w:sz w:val="22"/>
          <w:szCs w:val="20"/>
        </w:rPr>
        <w:t> </w:t>
      </w:r>
      <w:r w:rsidRPr="0053249B">
        <w:rPr>
          <w:i/>
          <w:iCs/>
          <w:sz w:val="22"/>
          <w:szCs w:val="20"/>
        </w:rPr>
        <w:t>Jezik in Slovstvo</w:t>
      </w:r>
      <w:r w:rsidRPr="0053249B">
        <w:rPr>
          <w:sz w:val="22"/>
          <w:szCs w:val="20"/>
        </w:rPr>
        <w:t>, </w:t>
      </w:r>
      <w:r w:rsidRPr="0053249B">
        <w:rPr>
          <w:i/>
          <w:iCs/>
          <w:sz w:val="22"/>
          <w:szCs w:val="20"/>
        </w:rPr>
        <w:t>63</w:t>
      </w:r>
      <w:r w:rsidRPr="0053249B">
        <w:rPr>
          <w:sz w:val="22"/>
          <w:szCs w:val="20"/>
        </w:rPr>
        <w:t>(2-3), 117-128. </w:t>
      </w:r>
      <w:hyperlink r:id="rId22" w:history="1">
        <w:r w:rsidRPr="0053249B">
          <w:rPr>
            <w:rStyle w:val="Hyperlink"/>
            <w:sz w:val="22"/>
            <w:szCs w:val="20"/>
          </w:rPr>
          <w:t>https://doi.org/10.4312/jis.63.2-3.117-128</w:t>
        </w:r>
      </w:hyperlink>
      <w:r w:rsidR="00413F25" w:rsidRPr="0053249B">
        <w:rPr>
          <w:sz w:val="22"/>
          <w:szCs w:val="20"/>
        </w:rPr>
        <w:t>.</w:t>
      </w:r>
    </w:p>
    <w:p w14:paraId="40FBC1A2" w14:textId="0151B686" w:rsidR="00273D98" w:rsidRPr="0053249B" w:rsidRDefault="00273D98" w:rsidP="001A2161">
      <w:pPr>
        <w:spacing w:line="276" w:lineRule="auto"/>
        <w:rPr>
          <w:sz w:val="22"/>
          <w:szCs w:val="20"/>
        </w:rPr>
      </w:pPr>
      <w:r w:rsidRPr="0053249B">
        <w:rPr>
          <w:sz w:val="22"/>
          <w:szCs w:val="20"/>
        </w:rPr>
        <w:t>Thomason G.</w:t>
      </w:r>
      <w:r w:rsidR="0028708D" w:rsidRPr="0053249B">
        <w:rPr>
          <w:sz w:val="22"/>
          <w:szCs w:val="20"/>
        </w:rPr>
        <w:t>, S</w:t>
      </w:r>
      <w:r w:rsidR="00E64680" w:rsidRPr="0053249B">
        <w:rPr>
          <w:sz w:val="22"/>
          <w:szCs w:val="20"/>
        </w:rPr>
        <w:t>arah</w:t>
      </w:r>
      <w:r w:rsidR="0028708D" w:rsidRPr="0053249B">
        <w:rPr>
          <w:sz w:val="22"/>
          <w:szCs w:val="20"/>
        </w:rPr>
        <w:t xml:space="preserve">. </w:t>
      </w:r>
      <w:r w:rsidRPr="0053249B">
        <w:rPr>
          <w:sz w:val="22"/>
          <w:szCs w:val="20"/>
        </w:rPr>
        <w:t>2001. "Language Contact: An Introduction."</w:t>
      </w:r>
      <w:r w:rsidRPr="0053249B">
        <w:rPr>
          <w:i/>
          <w:iCs/>
          <w:sz w:val="22"/>
          <w:szCs w:val="20"/>
        </w:rPr>
        <w:t xml:space="preserve"> Edinburgh University Press</w:t>
      </w:r>
      <w:r w:rsidRPr="0053249B">
        <w:rPr>
          <w:sz w:val="22"/>
          <w:szCs w:val="20"/>
        </w:rPr>
        <w:t xml:space="preserve">. </w:t>
      </w:r>
      <w:hyperlink r:id="rId23" w:history="1">
        <w:r w:rsidRPr="0053249B">
          <w:rPr>
            <w:rStyle w:val="Hyperlink"/>
            <w:sz w:val="22"/>
            <w:szCs w:val="20"/>
          </w:rPr>
          <w:t>https://doi.org/10.1515/9781474473125</w:t>
        </w:r>
      </w:hyperlink>
      <w:r w:rsidRPr="0053249B">
        <w:rPr>
          <w:sz w:val="22"/>
          <w:szCs w:val="20"/>
        </w:rPr>
        <w:t>.</w:t>
      </w:r>
    </w:p>
    <w:p w14:paraId="13E8B277" w14:textId="6D93C502" w:rsidR="00C900A0" w:rsidRPr="0053249B" w:rsidRDefault="003D0EF2" w:rsidP="001A2161">
      <w:pPr>
        <w:spacing w:line="276" w:lineRule="auto"/>
        <w:rPr>
          <w:sz w:val="22"/>
          <w:szCs w:val="20"/>
        </w:rPr>
      </w:pPr>
      <w:r w:rsidRPr="0053249B">
        <w:rPr>
          <w:sz w:val="22"/>
          <w:szCs w:val="20"/>
        </w:rPr>
        <w:t>Vyatkina, N</w:t>
      </w:r>
      <w:r w:rsidR="00E64680" w:rsidRPr="0053249B">
        <w:rPr>
          <w:sz w:val="22"/>
          <w:szCs w:val="20"/>
        </w:rPr>
        <w:t>ina</w:t>
      </w:r>
      <w:r w:rsidRPr="0053249B">
        <w:rPr>
          <w:sz w:val="22"/>
          <w:szCs w:val="20"/>
        </w:rPr>
        <w:t xml:space="preserve">. 2016. </w:t>
      </w:r>
      <w:r w:rsidR="00413F25" w:rsidRPr="0053249B">
        <w:rPr>
          <w:sz w:val="22"/>
          <w:szCs w:val="20"/>
        </w:rPr>
        <w:t>"</w:t>
      </w:r>
      <w:r w:rsidRPr="0053249B">
        <w:rPr>
          <w:sz w:val="22"/>
          <w:szCs w:val="20"/>
        </w:rPr>
        <w:t>The</w:t>
      </w:r>
      <w:r w:rsidR="00413F25" w:rsidRPr="0053249B">
        <w:rPr>
          <w:sz w:val="22"/>
          <w:szCs w:val="20"/>
        </w:rPr>
        <w:t xml:space="preserve"> </w:t>
      </w:r>
      <w:r w:rsidRPr="0053249B">
        <w:rPr>
          <w:sz w:val="22"/>
          <w:szCs w:val="20"/>
        </w:rPr>
        <w:t>Kansas Developmental Learner corpus</w:t>
      </w:r>
      <w:r w:rsidR="00413F25" w:rsidRPr="0053249B">
        <w:rPr>
          <w:sz w:val="22"/>
          <w:szCs w:val="20"/>
        </w:rPr>
        <w:t xml:space="preserve"> </w:t>
      </w:r>
      <w:r w:rsidRPr="0053249B">
        <w:rPr>
          <w:sz w:val="22"/>
          <w:szCs w:val="20"/>
        </w:rPr>
        <w:t>(KANDEL)</w:t>
      </w:r>
      <w:r w:rsidR="00413F25" w:rsidRPr="0053249B">
        <w:rPr>
          <w:sz w:val="22"/>
          <w:szCs w:val="20"/>
        </w:rPr>
        <w:t>"</w:t>
      </w:r>
      <w:r w:rsidRPr="0053249B">
        <w:rPr>
          <w:sz w:val="22"/>
          <w:szCs w:val="20"/>
        </w:rPr>
        <w:t xml:space="preserve">. </w:t>
      </w:r>
      <w:r w:rsidRPr="0053249B">
        <w:rPr>
          <w:i/>
          <w:iCs/>
          <w:sz w:val="22"/>
          <w:szCs w:val="20"/>
        </w:rPr>
        <w:t>International Journal of Learner Corpus Research</w:t>
      </w:r>
      <w:r w:rsidRPr="0053249B">
        <w:rPr>
          <w:sz w:val="22"/>
          <w:szCs w:val="20"/>
        </w:rPr>
        <w:t xml:space="preserve">, </w:t>
      </w:r>
      <w:r w:rsidRPr="0053249B">
        <w:rPr>
          <w:i/>
          <w:iCs/>
          <w:sz w:val="22"/>
          <w:szCs w:val="20"/>
        </w:rPr>
        <w:t>2</w:t>
      </w:r>
      <w:r w:rsidRPr="0053249B">
        <w:rPr>
          <w:sz w:val="22"/>
          <w:szCs w:val="20"/>
        </w:rPr>
        <w:t xml:space="preserve">(1), 101–119. </w:t>
      </w:r>
      <w:hyperlink r:id="rId24" w:history="1">
        <w:r w:rsidRPr="0053249B">
          <w:rPr>
            <w:rStyle w:val="Hyperlink"/>
            <w:sz w:val="22"/>
            <w:szCs w:val="20"/>
          </w:rPr>
          <w:t>https://doi.org/10.1075/ijlcr.2.1.04vya</w:t>
        </w:r>
      </w:hyperlink>
      <w:r w:rsidR="00413F25" w:rsidRPr="0053249B">
        <w:rPr>
          <w:sz w:val="22"/>
          <w:szCs w:val="20"/>
        </w:rPr>
        <w:t>.</w:t>
      </w:r>
    </w:p>
    <w:p w14:paraId="4645F663" w14:textId="6CE3D0B0" w:rsidR="00A17BD2" w:rsidRPr="0053249B" w:rsidRDefault="00F502C8" w:rsidP="001A2161">
      <w:pPr>
        <w:spacing w:line="276" w:lineRule="auto"/>
        <w:rPr>
          <w:sz w:val="22"/>
          <w:szCs w:val="20"/>
        </w:rPr>
      </w:pPr>
      <w:r w:rsidRPr="0053249B">
        <w:rPr>
          <w:sz w:val="22"/>
          <w:szCs w:val="20"/>
        </w:rPr>
        <w:t>Wray, A</w:t>
      </w:r>
      <w:r w:rsidR="00E64680" w:rsidRPr="0053249B">
        <w:rPr>
          <w:sz w:val="22"/>
          <w:szCs w:val="20"/>
        </w:rPr>
        <w:t>lison</w:t>
      </w:r>
      <w:r w:rsidRPr="0053249B">
        <w:rPr>
          <w:sz w:val="22"/>
          <w:szCs w:val="20"/>
        </w:rPr>
        <w:t xml:space="preserve">. 2002. "Formulaic language and the lexicon." </w:t>
      </w:r>
      <w:r w:rsidRPr="0053249B">
        <w:rPr>
          <w:i/>
          <w:iCs/>
          <w:sz w:val="22"/>
          <w:szCs w:val="20"/>
        </w:rPr>
        <w:t>Cambridge University Press eBooks</w:t>
      </w:r>
      <w:r w:rsidRPr="0053249B">
        <w:rPr>
          <w:sz w:val="22"/>
          <w:szCs w:val="20"/>
        </w:rPr>
        <w:t xml:space="preserve">. </w:t>
      </w:r>
      <w:hyperlink r:id="rId25" w:history="1">
        <w:r w:rsidRPr="0053249B">
          <w:rPr>
            <w:rStyle w:val="Hyperlink"/>
            <w:sz w:val="22"/>
            <w:szCs w:val="20"/>
          </w:rPr>
          <w:t>https://doi.org/10.1017/cbo9780511519772</w:t>
        </w:r>
      </w:hyperlink>
      <w:r w:rsidR="00AE6D39">
        <w:t>.</w:t>
      </w:r>
    </w:p>
    <w:p w14:paraId="7A8E9AD5" w14:textId="77777777" w:rsidR="00606803" w:rsidRPr="0053249B" w:rsidRDefault="00606803" w:rsidP="001A2161">
      <w:pPr>
        <w:spacing w:after="0" w:line="276" w:lineRule="auto"/>
        <w:rPr>
          <w:sz w:val="22"/>
          <w:szCs w:val="20"/>
        </w:rPr>
      </w:pPr>
    </w:p>
    <w:p w14:paraId="3DF5DE3D" w14:textId="77777777" w:rsidR="00E60BE0" w:rsidRPr="0053249B" w:rsidRDefault="00E60BE0" w:rsidP="001A2161">
      <w:pPr>
        <w:spacing w:after="0" w:line="276" w:lineRule="auto"/>
        <w:rPr>
          <w:sz w:val="22"/>
          <w:szCs w:val="20"/>
        </w:rPr>
      </w:pPr>
    </w:p>
    <w:p w14:paraId="0509FD2C" w14:textId="09EF5D1C" w:rsidR="00A17BD2" w:rsidRDefault="00C2442C" w:rsidP="001A2161">
      <w:pPr>
        <w:spacing w:line="276" w:lineRule="auto"/>
        <w:rPr>
          <w:sz w:val="22"/>
          <w:szCs w:val="20"/>
        </w:rPr>
      </w:pPr>
      <w:r>
        <w:rPr>
          <w:noProof/>
        </w:rPr>
        <w:drawing>
          <wp:anchor distT="0" distB="0" distL="114300" distR="114300" simplePos="0" relativeHeight="251658240" behindDoc="0" locked="0" layoutInCell="1" allowOverlap="1" wp14:anchorId="2DCF8ABF" wp14:editId="4982A86C">
            <wp:simplePos x="0" y="0"/>
            <wp:positionH relativeFrom="column">
              <wp:posOffset>1116965</wp:posOffset>
            </wp:positionH>
            <wp:positionV relativeFrom="paragraph">
              <wp:posOffset>244475</wp:posOffset>
            </wp:positionV>
            <wp:extent cx="1092200" cy="919480"/>
            <wp:effectExtent l="0" t="0" r="0" b="0"/>
            <wp:wrapNone/>
            <wp:docPr id="93078367" name="Slika 1" descr="Slika, ki vsebuje besede skica, risanje, besedilo&#10;&#10;Vsebina, ustvarjena z UI,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8367" name="Slika 1" descr="Slika, ki vsebuje besede skica, risanje, besedilo&#10;&#10;Vsebina, ustvarjena z UI, morda ni pravilna."/>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2159" t="4030" r="20771" b="4725"/>
                    <a:stretch>
                      <a:fillRect/>
                    </a:stretch>
                  </pic:blipFill>
                  <pic:spPr bwMode="auto">
                    <a:xfrm>
                      <a:off x="0" y="0"/>
                      <a:ext cx="1092200" cy="919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BD2" w:rsidRPr="0053249B">
        <w:rPr>
          <w:sz w:val="22"/>
          <w:szCs w:val="20"/>
        </w:rPr>
        <w:t xml:space="preserve">Podpis mentorja: </w:t>
      </w:r>
      <w:r w:rsidR="008B0E74" w:rsidRPr="0053249B">
        <w:rPr>
          <w:sz w:val="22"/>
          <w:szCs w:val="20"/>
        </w:rPr>
        <w:t>_________________</w:t>
      </w:r>
    </w:p>
    <w:p w14:paraId="6CD50268" w14:textId="77777777" w:rsidR="006C7A33" w:rsidRPr="0053249B" w:rsidRDefault="006C7A33" w:rsidP="001A2161">
      <w:pPr>
        <w:spacing w:line="276" w:lineRule="auto"/>
        <w:rPr>
          <w:sz w:val="22"/>
          <w:szCs w:val="20"/>
        </w:rPr>
      </w:pPr>
    </w:p>
    <w:p w14:paraId="63021E7F" w14:textId="53AA7935" w:rsidR="001018C9" w:rsidRPr="0053249B" w:rsidRDefault="00A17BD2" w:rsidP="003A4404">
      <w:pPr>
        <w:spacing w:line="276" w:lineRule="auto"/>
        <w:jc w:val="left"/>
        <w:rPr>
          <w:sz w:val="22"/>
          <w:szCs w:val="20"/>
        </w:rPr>
      </w:pPr>
      <w:r w:rsidRPr="0053249B">
        <w:rPr>
          <w:sz w:val="22"/>
          <w:szCs w:val="20"/>
        </w:rPr>
        <w:t>Podpis študent</w:t>
      </w:r>
      <w:r w:rsidR="00081146" w:rsidRPr="0053249B">
        <w:rPr>
          <w:sz w:val="22"/>
          <w:szCs w:val="20"/>
        </w:rPr>
        <w:t>ke</w:t>
      </w:r>
      <w:r w:rsidRPr="0053249B">
        <w:rPr>
          <w:sz w:val="22"/>
          <w:szCs w:val="20"/>
        </w:rPr>
        <w:t>:</w:t>
      </w:r>
      <w:r w:rsidR="002F3F80" w:rsidRPr="0053249B">
        <w:rPr>
          <w:sz w:val="22"/>
          <w:szCs w:val="20"/>
        </w:rPr>
        <w:t xml:space="preserve"> </w:t>
      </w:r>
      <w:r w:rsidR="003C5673">
        <w:rPr>
          <w:sz w:val="22"/>
          <w:szCs w:val="20"/>
        </w:rPr>
        <w:tab/>
      </w:r>
      <w:r w:rsidR="003C5673">
        <w:rPr>
          <w:sz w:val="22"/>
          <w:szCs w:val="20"/>
        </w:rPr>
        <w:tab/>
      </w:r>
      <w:r w:rsidR="003C5673">
        <w:rPr>
          <w:sz w:val="22"/>
          <w:szCs w:val="20"/>
        </w:rPr>
        <w:tab/>
      </w:r>
      <w:r w:rsidR="003C5673">
        <w:rPr>
          <w:sz w:val="22"/>
          <w:szCs w:val="20"/>
        </w:rPr>
        <w:tab/>
      </w:r>
      <w:r w:rsidR="003C5673">
        <w:rPr>
          <w:sz w:val="22"/>
          <w:szCs w:val="20"/>
        </w:rPr>
        <w:tab/>
      </w:r>
      <w:r w:rsidR="003C5673">
        <w:rPr>
          <w:sz w:val="22"/>
          <w:szCs w:val="20"/>
        </w:rPr>
        <w:tab/>
      </w:r>
      <w:r w:rsidR="009170D8">
        <w:rPr>
          <w:sz w:val="22"/>
          <w:szCs w:val="20"/>
        </w:rPr>
        <w:tab/>
      </w:r>
      <w:r w:rsidR="00581E32">
        <w:rPr>
          <w:sz w:val="22"/>
          <w:szCs w:val="20"/>
        </w:rPr>
        <w:t>Ljubljana, f</w:t>
      </w:r>
      <w:r w:rsidR="005002D2">
        <w:rPr>
          <w:sz w:val="22"/>
          <w:szCs w:val="20"/>
        </w:rPr>
        <w:t>ebruar</w:t>
      </w:r>
      <w:r w:rsidR="005002D2" w:rsidRPr="0053249B">
        <w:rPr>
          <w:sz w:val="22"/>
          <w:szCs w:val="20"/>
        </w:rPr>
        <w:t xml:space="preserve"> </w:t>
      </w:r>
      <w:r w:rsidR="003C5673" w:rsidRPr="0053249B">
        <w:rPr>
          <w:sz w:val="22"/>
          <w:szCs w:val="20"/>
        </w:rPr>
        <w:t>2026</w:t>
      </w:r>
    </w:p>
    <w:sectPr w:rsidR="001018C9" w:rsidRPr="0053249B">
      <w:footerReference w:type="default" r:id="rId2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8411F" w14:textId="77777777" w:rsidR="000023C2" w:rsidRPr="0053249B" w:rsidRDefault="000023C2" w:rsidP="00DC493B">
      <w:pPr>
        <w:spacing w:after="0" w:line="240" w:lineRule="auto"/>
      </w:pPr>
      <w:r w:rsidRPr="0053249B">
        <w:separator/>
      </w:r>
    </w:p>
  </w:endnote>
  <w:endnote w:type="continuationSeparator" w:id="0">
    <w:p w14:paraId="3BEA6BE9" w14:textId="77777777" w:rsidR="000023C2" w:rsidRPr="0053249B" w:rsidRDefault="000023C2" w:rsidP="00DC493B">
      <w:pPr>
        <w:spacing w:after="0" w:line="240" w:lineRule="auto"/>
      </w:pPr>
      <w:r w:rsidRPr="0053249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8542869"/>
      <w:docPartObj>
        <w:docPartGallery w:val="Page Numbers (Bottom of Page)"/>
        <w:docPartUnique/>
      </w:docPartObj>
    </w:sdtPr>
    <w:sdtContent>
      <w:p w14:paraId="14EEB4EB" w14:textId="1DF67437" w:rsidR="00DC493B" w:rsidRPr="0053249B" w:rsidRDefault="00DC493B">
        <w:pPr>
          <w:pStyle w:val="Footer"/>
          <w:jc w:val="right"/>
        </w:pPr>
        <w:r w:rsidRPr="0053249B">
          <w:fldChar w:fldCharType="begin"/>
        </w:r>
        <w:r w:rsidRPr="0053249B">
          <w:instrText>PAGE   \* MERGEFORMAT</w:instrText>
        </w:r>
        <w:r w:rsidRPr="0053249B">
          <w:fldChar w:fldCharType="separate"/>
        </w:r>
        <w:r w:rsidRPr="0053249B">
          <w:t>2</w:t>
        </w:r>
        <w:r w:rsidRPr="0053249B">
          <w:fldChar w:fldCharType="end"/>
        </w:r>
      </w:p>
    </w:sdtContent>
  </w:sdt>
  <w:p w14:paraId="21D261EE" w14:textId="77777777" w:rsidR="00DC493B" w:rsidRPr="0053249B" w:rsidRDefault="00DC4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93D169" w14:textId="77777777" w:rsidR="000023C2" w:rsidRPr="0053249B" w:rsidRDefault="000023C2" w:rsidP="00DC493B">
      <w:pPr>
        <w:spacing w:after="0" w:line="240" w:lineRule="auto"/>
      </w:pPr>
      <w:r w:rsidRPr="0053249B">
        <w:separator/>
      </w:r>
    </w:p>
  </w:footnote>
  <w:footnote w:type="continuationSeparator" w:id="0">
    <w:p w14:paraId="1FFE3E09" w14:textId="77777777" w:rsidR="000023C2" w:rsidRPr="0053249B" w:rsidRDefault="000023C2" w:rsidP="00DC493B">
      <w:pPr>
        <w:spacing w:after="0" w:line="240" w:lineRule="auto"/>
      </w:pPr>
      <w:r w:rsidRPr="0053249B">
        <w:continuationSeparator/>
      </w:r>
    </w:p>
  </w:footnote>
  <w:footnote w:id="1">
    <w:p w14:paraId="765701D1" w14:textId="0DBF5B32" w:rsidR="002706F3" w:rsidRDefault="002706F3">
      <w:pPr>
        <w:pStyle w:val="FootnoteText"/>
      </w:pPr>
      <w:r>
        <w:rPr>
          <w:rStyle w:val="FootnoteReference"/>
        </w:rPr>
        <w:footnoteRef/>
      </w:r>
      <w:r>
        <w:t xml:space="preserve"> Pojavnice bi preučevali, če bi preučevali zahtevnost </w:t>
      </w:r>
      <w:r w:rsidRPr="00A20430">
        <w:rPr>
          <w:i/>
          <w:iCs/>
        </w:rPr>
        <w:t>besedil</w:t>
      </w:r>
      <w:r>
        <w:t xml:space="preserve"> in pa pri analizi učenja jezika (L2).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12845"/>
    <w:multiLevelType w:val="multilevel"/>
    <w:tmpl w:val="2906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561F7"/>
    <w:multiLevelType w:val="hybridMultilevel"/>
    <w:tmpl w:val="3EF6C76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 w15:restartNumberingAfterBreak="0">
    <w:nsid w:val="18C036D8"/>
    <w:multiLevelType w:val="hybridMultilevel"/>
    <w:tmpl w:val="1E482A0A"/>
    <w:lvl w:ilvl="0" w:tplc="0424000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8E3E5E"/>
    <w:multiLevelType w:val="hybridMultilevel"/>
    <w:tmpl w:val="9AECF668"/>
    <w:lvl w:ilvl="0" w:tplc="0424000F">
      <w:start w:val="1"/>
      <w:numFmt w:val="decimal"/>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abstractNum w:abstractNumId="4" w15:restartNumberingAfterBreak="0">
    <w:nsid w:val="22166FD9"/>
    <w:multiLevelType w:val="hybridMultilevel"/>
    <w:tmpl w:val="A0A6AAB8"/>
    <w:lvl w:ilvl="0" w:tplc="8F901060">
      <w:start w:val="2"/>
      <w:numFmt w:val="bullet"/>
      <w:lvlText w:val="-"/>
      <w:lvlJc w:val="left"/>
      <w:pPr>
        <w:ind w:left="720" w:hanging="360"/>
      </w:pPr>
      <w:rPr>
        <w:rFonts w:ascii="Times New Roman" w:eastAsiaTheme="minorHAnsi" w:hAnsi="Times New Roman" w:cs="Times New Roman"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28475D23"/>
    <w:multiLevelType w:val="multilevel"/>
    <w:tmpl w:val="0424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89D3B96"/>
    <w:multiLevelType w:val="hybridMultilevel"/>
    <w:tmpl w:val="41AA6CF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2B662713"/>
    <w:multiLevelType w:val="hybridMultilevel"/>
    <w:tmpl w:val="902C7804"/>
    <w:lvl w:ilvl="0" w:tplc="04240011">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8" w15:restartNumberingAfterBreak="0">
    <w:nsid w:val="35233A25"/>
    <w:multiLevelType w:val="multilevel"/>
    <w:tmpl w:val="D3F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3164B"/>
    <w:multiLevelType w:val="multilevel"/>
    <w:tmpl w:val="E1CA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EF54E4"/>
    <w:multiLevelType w:val="multilevel"/>
    <w:tmpl w:val="57EECE74"/>
    <w:lvl w:ilvl="0">
      <w:start w:val="1"/>
      <w:numFmt w:val="decimal"/>
      <w:lvlText w:val="%1."/>
      <w:lvlJc w:val="left"/>
      <w:pPr>
        <w:ind w:left="72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1" w15:restartNumberingAfterBreak="0">
    <w:nsid w:val="59240126"/>
    <w:multiLevelType w:val="hybridMultilevel"/>
    <w:tmpl w:val="91BC7710"/>
    <w:lvl w:ilvl="0" w:tplc="0424000F">
      <w:start w:val="1"/>
      <w:numFmt w:val="decimal"/>
      <w:lvlText w:val="%1."/>
      <w:lvlJc w:val="left"/>
      <w:pPr>
        <w:ind w:left="780" w:hanging="360"/>
      </w:pPr>
    </w:lvl>
    <w:lvl w:ilvl="1" w:tplc="04240019" w:tentative="1">
      <w:start w:val="1"/>
      <w:numFmt w:val="lowerLetter"/>
      <w:lvlText w:val="%2."/>
      <w:lvlJc w:val="left"/>
      <w:pPr>
        <w:ind w:left="1500" w:hanging="360"/>
      </w:pPr>
    </w:lvl>
    <w:lvl w:ilvl="2" w:tplc="0424001B" w:tentative="1">
      <w:start w:val="1"/>
      <w:numFmt w:val="lowerRoman"/>
      <w:lvlText w:val="%3."/>
      <w:lvlJc w:val="right"/>
      <w:pPr>
        <w:ind w:left="2220" w:hanging="180"/>
      </w:pPr>
    </w:lvl>
    <w:lvl w:ilvl="3" w:tplc="0424000F" w:tentative="1">
      <w:start w:val="1"/>
      <w:numFmt w:val="decimal"/>
      <w:lvlText w:val="%4."/>
      <w:lvlJc w:val="left"/>
      <w:pPr>
        <w:ind w:left="2940" w:hanging="360"/>
      </w:pPr>
    </w:lvl>
    <w:lvl w:ilvl="4" w:tplc="04240019" w:tentative="1">
      <w:start w:val="1"/>
      <w:numFmt w:val="lowerLetter"/>
      <w:lvlText w:val="%5."/>
      <w:lvlJc w:val="left"/>
      <w:pPr>
        <w:ind w:left="3660" w:hanging="360"/>
      </w:pPr>
    </w:lvl>
    <w:lvl w:ilvl="5" w:tplc="0424001B" w:tentative="1">
      <w:start w:val="1"/>
      <w:numFmt w:val="lowerRoman"/>
      <w:lvlText w:val="%6."/>
      <w:lvlJc w:val="right"/>
      <w:pPr>
        <w:ind w:left="4380" w:hanging="180"/>
      </w:pPr>
    </w:lvl>
    <w:lvl w:ilvl="6" w:tplc="0424000F" w:tentative="1">
      <w:start w:val="1"/>
      <w:numFmt w:val="decimal"/>
      <w:lvlText w:val="%7."/>
      <w:lvlJc w:val="left"/>
      <w:pPr>
        <w:ind w:left="5100" w:hanging="360"/>
      </w:pPr>
    </w:lvl>
    <w:lvl w:ilvl="7" w:tplc="04240019" w:tentative="1">
      <w:start w:val="1"/>
      <w:numFmt w:val="lowerLetter"/>
      <w:lvlText w:val="%8."/>
      <w:lvlJc w:val="left"/>
      <w:pPr>
        <w:ind w:left="5820" w:hanging="360"/>
      </w:pPr>
    </w:lvl>
    <w:lvl w:ilvl="8" w:tplc="0424001B" w:tentative="1">
      <w:start w:val="1"/>
      <w:numFmt w:val="lowerRoman"/>
      <w:lvlText w:val="%9."/>
      <w:lvlJc w:val="right"/>
      <w:pPr>
        <w:ind w:left="6540" w:hanging="180"/>
      </w:pPr>
    </w:lvl>
  </w:abstractNum>
  <w:abstractNum w:abstractNumId="12" w15:restartNumberingAfterBreak="0">
    <w:nsid w:val="636607AD"/>
    <w:multiLevelType w:val="hybridMultilevel"/>
    <w:tmpl w:val="C9344C6A"/>
    <w:lvl w:ilvl="0" w:tplc="0424000F">
      <w:start w:val="1"/>
      <w:numFmt w:val="decimal"/>
      <w:lvlText w:val="%1."/>
      <w:lvlJc w:val="left"/>
      <w:pPr>
        <w:ind w:left="1080" w:hanging="360"/>
      </w:pPr>
    </w:lvl>
    <w:lvl w:ilvl="1" w:tplc="04240019" w:tentative="1">
      <w:start w:val="1"/>
      <w:numFmt w:val="lowerLetter"/>
      <w:lvlText w:val="%2."/>
      <w:lvlJc w:val="left"/>
      <w:pPr>
        <w:ind w:left="1800" w:hanging="360"/>
      </w:pPr>
    </w:lvl>
    <w:lvl w:ilvl="2" w:tplc="0424001B" w:tentative="1">
      <w:start w:val="1"/>
      <w:numFmt w:val="lowerRoman"/>
      <w:lvlText w:val="%3."/>
      <w:lvlJc w:val="right"/>
      <w:pPr>
        <w:ind w:left="2520" w:hanging="180"/>
      </w:pPr>
    </w:lvl>
    <w:lvl w:ilvl="3" w:tplc="0424000F" w:tentative="1">
      <w:start w:val="1"/>
      <w:numFmt w:val="decimal"/>
      <w:lvlText w:val="%4."/>
      <w:lvlJc w:val="left"/>
      <w:pPr>
        <w:ind w:left="3240" w:hanging="360"/>
      </w:pPr>
    </w:lvl>
    <w:lvl w:ilvl="4" w:tplc="04240019" w:tentative="1">
      <w:start w:val="1"/>
      <w:numFmt w:val="lowerLetter"/>
      <w:lvlText w:val="%5."/>
      <w:lvlJc w:val="left"/>
      <w:pPr>
        <w:ind w:left="3960" w:hanging="360"/>
      </w:pPr>
    </w:lvl>
    <w:lvl w:ilvl="5" w:tplc="0424001B" w:tentative="1">
      <w:start w:val="1"/>
      <w:numFmt w:val="lowerRoman"/>
      <w:lvlText w:val="%6."/>
      <w:lvlJc w:val="right"/>
      <w:pPr>
        <w:ind w:left="4680" w:hanging="180"/>
      </w:pPr>
    </w:lvl>
    <w:lvl w:ilvl="6" w:tplc="0424000F" w:tentative="1">
      <w:start w:val="1"/>
      <w:numFmt w:val="decimal"/>
      <w:lvlText w:val="%7."/>
      <w:lvlJc w:val="left"/>
      <w:pPr>
        <w:ind w:left="5400" w:hanging="360"/>
      </w:pPr>
    </w:lvl>
    <w:lvl w:ilvl="7" w:tplc="04240019" w:tentative="1">
      <w:start w:val="1"/>
      <w:numFmt w:val="lowerLetter"/>
      <w:lvlText w:val="%8."/>
      <w:lvlJc w:val="left"/>
      <w:pPr>
        <w:ind w:left="6120" w:hanging="360"/>
      </w:pPr>
    </w:lvl>
    <w:lvl w:ilvl="8" w:tplc="0424001B" w:tentative="1">
      <w:start w:val="1"/>
      <w:numFmt w:val="lowerRoman"/>
      <w:lvlText w:val="%9."/>
      <w:lvlJc w:val="right"/>
      <w:pPr>
        <w:ind w:left="6840" w:hanging="180"/>
      </w:pPr>
    </w:lvl>
  </w:abstractNum>
  <w:num w:numId="1" w16cid:durableId="467745682">
    <w:abstractNumId w:val="1"/>
  </w:num>
  <w:num w:numId="2" w16cid:durableId="331764342">
    <w:abstractNumId w:val="10"/>
  </w:num>
  <w:num w:numId="3" w16cid:durableId="1563371961">
    <w:abstractNumId w:val="11"/>
  </w:num>
  <w:num w:numId="4" w16cid:durableId="1373769061">
    <w:abstractNumId w:val="8"/>
  </w:num>
  <w:num w:numId="5" w16cid:durableId="334113025">
    <w:abstractNumId w:val="9"/>
  </w:num>
  <w:num w:numId="6" w16cid:durableId="1406951808">
    <w:abstractNumId w:val="4"/>
  </w:num>
  <w:num w:numId="7" w16cid:durableId="560409269">
    <w:abstractNumId w:val="7"/>
  </w:num>
  <w:num w:numId="8" w16cid:durableId="1142964866">
    <w:abstractNumId w:val="2"/>
  </w:num>
  <w:num w:numId="9" w16cid:durableId="1802459549">
    <w:abstractNumId w:val="6"/>
  </w:num>
  <w:num w:numId="10" w16cid:durableId="1854496194">
    <w:abstractNumId w:val="3"/>
  </w:num>
  <w:num w:numId="11" w16cid:durableId="283120686">
    <w:abstractNumId w:val="12"/>
  </w:num>
  <w:num w:numId="12" w16cid:durableId="728460642">
    <w:abstractNumId w:val="5"/>
  </w:num>
  <w:num w:numId="13" w16cid:durableId="57324527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ladnik, Tajda">
    <w15:presenceInfo w15:providerId="AD" w15:userId="S::th62771@student.uni-lj.si::bbf65609-b5d9-47f0-bb4e-38ad6b279ef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BD2"/>
    <w:rsid w:val="000007C1"/>
    <w:rsid w:val="00001D0E"/>
    <w:rsid w:val="000023C2"/>
    <w:rsid w:val="0000412E"/>
    <w:rsid w:val="00007FDD"/>
    <w:rsid w:val="0001200B"/>
    <w:rsid w:val="00024EEA"/>
    <w:rsid w:val="0003031E"/>
    <w:rsid w:val="0003212D"/>
    <w:rsid w:val="00060F41"/>
    <w:rsid w:val="0006497A"/>
    <w:rsid w:val="0007050C"/>
    <w:rsid w:val="000723D5"/>
    <w:rsid w:val="0007470D"/>
    <w:rsid w:val="00080758"/>
    <w:rsid w:val="00081146"/>
    <w:rsid w:val="00094292"/>
    <w:rsid w:val="00094566"/>
    <w:rsid w:val="000A191B"/>
    <w:rsid w:val="000A5F5B"/>
    <w:rsid w:val="000B07F3"/>
    <w:rsid w:val="000C0796"/>
    <w:rsid w:val="000C0D27"/>
    <w:rsid w:val="000C2DB5"/>
    <w:rsid w:val="000C5924"/>
    <w:rsid w:val="000C68E6"/>
    <w:rsid w:val="000D6A24"/>
    <w:rsid w:val="000E0201"/>
    <w:rsid w:val="000E4F0D"/>
    <w:rsid w:val="000F11A3"/>
    <w:rsid w:val="000F4830"/>
    <w:rsid w:val="000F572E"/>
    <w:rsid w:val="000F62CB"/>
    <w:rsid w:val="001018C9"/>
    <w:rsid w:val="0011095E"/>
    <w:rsid w:val="00116C06"/>
    <w:rsid w:val="00124F0F"/>
    <w:rsid w:val="00125458"/>
    <w:rsid w:val="00130020"/>
    <w:rsid w:val="001316CC"/>
    <w:rsid w:val="00132D25"/>
    <w:rsid w:val="00134DEF"/>
    <w:rsid w:val="001368D1"/>
    <w:rsid w:val="0014062E"/>
    <w:rsid w:val="00141848"/>
    <w:rsid w:val="001450E6"/>
    <w:rsid w:val="00162570"/>
    <w:rsid w:val="00165E06"/>
    <w:rsid w:val="001769C6"/>
    <w:rsid w:val="0018061E"/>
    <w:rsid w:val="0018317C"/>
    <w:rsid w:val="0019036F"/>
    <w:rsid w:val="00193A12"/>
    <w:rsid w:val="0019673D"/>
    <w:rsid w:val="001A0C57"/>
    <w:rsid w:val="001A2112"/>
    <w:rsid w:val="001A2161"/>
    <w:rsid w:val="001A2354"/>
    <w:rsid w:val="001A43BA"/>
    <w:rsid w:val="001A543A"/>
    <w:rsid w:val="001B3576"/>
    <w:rsid w:val="001B4E36"/>
    <w:rsid w:val="001B6599"/>
    <w:rsid w:val="001B75EA"/>
    <w:rsid w:val="001C2781"/>
    <w:rsid w:val="001C6CD3"/>
    <w:rsid w:val="001D073D"/>
    <w:rsid w:val="001D2F55"/>
    <w:rsid w:val="001D6821"/>
    <w:rsid w:val="001D6A78"/>
    <w:rsid w:val="001E0157"/>
    <w:rsid w:val="001E4823"/>
    <w:rsid w:val="001F13A6"/>
    <w:rsid w:val="001F5FFE"/>
    <w:rsid w:val="001F7B5E"/>
    <w:rsid w:val="00201827"/>
    <w:rsid w:val="00201B65"/>
    <w:rsid w:val="0020441B"/>
    <w:rsid w:val="00207BB5"/>
    <w:rsid w:val="00212449"/>
    <w:rsid w:val="00226127"/>
    <w:rsid w:val="00226372"/>
    <w:rsid w:val="002263C5"/>
    <w:rsid w:val="00236989"/>
    <w:rsid w:val="00236F30"/>
    <w:rsid w:val="00242101"/>
    <w:rsid w:val="0025210B"/>
    <w:rsid w:val="00256B40"/>
    <w:rsid w:val="00261D94"/>
    <w:rsid w:val="00267CE0"/>
    <w:rsid w:val="002706F3"/>
    <w:rsid w:val="0027127B"/>
    <w:rsid w:val="002720A6"/>
    <w:rsid w:val="00273985"/>
    <w:rsid w:val="00273D98"/>
    <w:rsid w:val="0028708D"/>
    <w:rsid w:val="0028772A"/>
    <w:rsid w:val="00293546"/>
    <w:rsid w:val="00293AA8"/>
    <w:rsid w:val="002A7ABA"/>
    <w:rsid w:val="002B16D5"/>
    <w:rsid w:val="002B179A"/>
    <w:rsid w:val="002B3F91"/>
    <w:rsid w:val="002B466D"/>
    <w:rsid w:val="002B6E01"/>
    <w:rsid w:val="002C4032"/>
    <w:rsid w:val="002D5B34"/>
    <w:rsid w:val="002E408C"/>
    <w:rsid w:val="002E767C"/>
    <w:rsid w:val="002F0428"/>
    <w:rsid w:val="002F3F80"/>
    <w:rsid w:val="002F47E0"/>
    <w:rsid w:val="00306C2B"/>
    <w:rsid w:val="0031215C"/>
    <w:rsid w:val="003171F3"/>
    <w:rsid w:val="003241F0"/>
    <w:rsid w:val="00330092"/>
    <w:rsid w:val="0033405B"/>
    <w:rsid w:val="00334D5F"/>
    <w:rsid w:val="00341A6B"/>
    <w:rsid w:val="00350F56"/>
    <w:rsid w:val="00351CEB"/>
    <w:rsid w:val="00362751"/>
    <w:rsid w:val="00366932"/>
    <w:rsid w:val="003678D7"/>
    <w:rsid w:val="00370794"/>
    <w:rsid w:val="00377B30"/>
    <w:rsid w:val="003832BD"/>
    <w:rsid w:val="003840FF"/>
    <w:rsid w:val="00390816"/>
    <w:rsid w:val="003951E6"/>
    <w:rsid w:val="003956B0"/>
    <w:rsid w:val="003A0FD2"/>
    <w:rsid w:val="003A2B04"/>
    <w:rsid w:val="003A4404"/>
    <w:rsid w:val="003A6E9A"/>
    <w:rsid w:val="003B5304"/>
    <w:rsid w:val="003B7BE7"/>
    <w:rsid w:val="003C4CB2"/>
    <w:rsid w:val="003C51C5"/>
    <w:rsid w:val="003C5673"/>
    <w:rsid w:val="003C7073"/>
    <w:rsid w:val="003D0EF2"/>
    <w:rsid w:val="003D231A"/>
    <w:rsid w:val="003D3C72"/>
    <w:rsid w:val="003E188B"/>
    <w:rsid w:val="003E2AF1"/>
    <w:rsid w:val="003E4A11"/>
    <w:rsid w:val="003E4FB2"/>
    <w:rsid w:val="003E7B86"/>
    <w:rsid w:val="003F098F"/>
    <w:rsid w:val="00410F03"/>
    <w:rsid w:val="00413F25"/>
    <w:rsid w:val="00414606"/>
    <w:rsid w:val="00415E77"/>
    <w:rsid w:val="004258C7"/>
    <w:rsid w:val="0043182B"/>
    <w:rsid w:val="00432669"/>
    <w:rsid w:val="00432B59"/>
    <w:rsid w:val="00441B94"/>
    <w:rsid w:val="004448AA"/>
    <w:rsid w:val="004530DF"/>
    <w:rsid w:val="00466C37"/>
    <w:rsid w:val="00467AAE"/>
    <w:rsid w:val="00470455"/>
    <w:rsid w:val="004713DD"/>
    <w:rsid w:val="00476054"/>
    <w:rsid w:val="00486012"/>
    <w:rsid w:val="004926CF"/>
    <w:rsid w:val="004964F2"/>
    <w:rsid w:val="004A0E81"/>
    <w:rsid w:val="004A4B91"/>
    <w:rsid w:val="004A4CCB"/>
    <w:rsid w:val="004A5CDC"/>
    <w:rsid w:val="004A68E5"/>
    <w:rsid w:val="004B241C"/>
    <w:rsid w:val="004C58F4"/>
    <w:rsid w:val="004C6C1E"/>
    <w:rsid w:val="004D120B"/>
    <w:rsid w:val="004D4B81"/>
    <w:rsid w:val="004D7072"/>
    <w:rsid w:val="004D72A4"/>
    <w:rsid w:val="004E49B9"/>
    <w:rsid w:val="004F0DD7"/>
    <w:rsid w:val="004F22F7"/>
    <w:rsid w:val="004F5285"/>
    <w:rsid w:val="005002D2"/>
    <w:rsid w:val="00501816"/>
    <w:rsid w:val="005049B5"/>
    <w:rsid w:val="00506EE7"/>
    <w:rsid w:val="00507021"/>
    <w:rsid w:val="005079D4"/>
    <w:rsid w:val="005106FA"/>
    <w:rsid w:val="00511800"/>
    <w:rsid w:val="0051329A"/>
    <w:rsid w:val="005140A3"/>
    <w:rsid w:val="00515B75"/>
    <w:rsid w:val="00515EF3"/>
    <w:rsid w:val="0053053D"/>
    <w:rsid w:val="0053249B"/>
    <w:rsid w:val="00533C0F"/>
    <w:rsid w:val="005346C8"/>
    <w:rsid w:val="0053597B"/>
    <w:rsid w:val="0054530E"/>
    <w:rsid w:val="005467A1"/>
    <w:rsid w:val="005522EC"/>
    <w:rsid w:val="00556BF1"/>
    <w:rsid w:val="00560E1A"/>
    <w:rsid w:val="00571273"/>
    <w:rsid w:val="00573EF5"/>
    <w:rsid w:val="0058056C"/>
    <w:rsid w:val="005813A2"/>
    <w:rsid w:val="00581E32"/>
    <w:rsid w:val="005844D2"/>
    <w:rsid w:val="00591337"/>
    <w:rsid w:val="00591E7F"/>
    <w:rsid w:val="005924CE"/>
    <w:rsid w:val="00594986"/>
    <w:rsid w:val="005955B2"/>
    <w:rsid w:val="00595A8E"/>
    <w:rsid w:val="005A01CB"/>
    <w:rsid w:val="005B2DC6"/>
    <w:rsid w:val="005C3D7D"/>
    <w:rsid w:val="005C7B0E"/>
    <w:rsid w:val="005D408A"/>
    <w:rsid w:val="005E016F"/>
    <w:rsid w:val="005E2E8F"/>
    <w:rsid w:val="005E374B"/>
    <w:rsid w:val="005E443D"/>
    <w:rsid w:val="005E608D"/>
    <w:rsid w:val="005E7B54"/>
    <w:rsid w:val="005E7D7C"/>
    <w:rsid w:val="005F2F99"/>
    <w:rsid w:val="005F3EA4"/>
    <w:rsid w:val="00603B61"/>
    <w:rsid w:val="006047AF"/>
    <w:rsid w:val="00606803"/>
    <w:rsid w:val="00606B94"/>
    <w:rsid w:val="0061557E"/>
    <w:rsid w:val="006201C9"/>
    <w:rsid w:val="00630894"/>
    <w:rsid w:val="0063644F"/>
    <w:rsid w:val="00642C65"/>
    <w:rsid w:val="00643CB9"/>
    <w:rsid w:val="00645D7D"/>
    <w:rsid w:val="006505C4"/>
    <w:rsid w:val="00660A66"/>
    <w:rsid w:val="00670289"/>
    <w:rsid w:val="00672FA3"/>
    <w:rsid w:val="0068108D"/>
    <w:rsid w:val="00681282"/>
    <w:rsid w:val="00684792"/>
    <w:rsid w:val="00685D07"/>
    <w:rsid w:val="00692632"/>
    <w:rsid w:val="006A5BC9"/>
    <w:rsid w:val="006A69F4"/>
    <w:rsid w:val="006B255C"/>
    <w:rsid w:val="006C2B4C"/>
    <w:rsid w:val="006C3E17"/>
    <w:rsid w:val="006C3EC1"/>
    <w:rsid w:val="006C7A33"/>
    <w:rsid w:val="006D1708"/>
    <w:rsid w:val="006D47DB"/>
    <w:rsid w:val="006D4A51"/>
    <w:rsid w:val="006E33B9"/>
    <w:rsid w:val="006E5CDD"/>
    <w:rsid w:val="006E6503"/>
    <w:rsid w:val="006E7382"/>
    <w:rsid w:val="006F362C"/>
    <w:rsid w:val="006F4D31"/>
    <w:rsid w:val="00702819"/>
    <w:rsid w:val="007053F5"/>
    <w:rsid w:val="00707723"/>
    <w:rsid w:val="00716A5E"/>
    <w:rsid w:val="00716EDE"/>
    <w:rsid w:val="00720709"/>
    <w:rsid w:val="00723611"/>
    <w:rsid w:val="00724A54"/>
    <w:rsid w:val="00724B17"/>
    <w:rsid w:val="007260CE"/>
    <w:rsid w:val="00756662"/>
    <w:rsid w:val="00775080"/>
    <w:rsid w:val="00785E5A"/>
    <w:rsid w:val="00787BAE"/>
    <w:rsid w:val="00787CE1"/>
    <w:rsid w:val="0079030D"/>
    <w:rsid w:val="00794EFB"/>
    <w:rsid w:val="00795A03"/>
    <w:rsid w:val="007A3422"/>
    <w:rsid w:val="007B1189"/>
    <w:rsid w:val="007B430D"/>
    <w:rsid w:val="007B45CA"/>
    <w:rsid w:val="007B4CAA"/>
    <w:rsid w:val="007B7284"/>
    <w:rsid w:val="007C5C50"/>
    <w:rsid w:val="007C67CB"/>
    <w:rsid w:val="007D6474"/>
    <w:rsid w:val="007E3020"/>
    <w:rsid w:val="00800063"/>
    <w:rsid w:val="008027A6"/>
    <w:rsid w:val="008103DF"/>
    <w:rsid w:val="00811A90"/>
    <w:rsid w:val="0081652E"/>
    <w:rsid w:val="00820198"/>
    <w:rsid w:val="008237CA"/>
    <w:rsid w:val="00830F13"/>
    <w:rsid w:val="00842A99"/>
    <w:rsid w:val="00850719"/>
    <w:rsid w:val="00854278"/>
    <w:rsid w:val="008562D4"/>
    <w:rsid w:val="00860F1A"/>
    <w:rsid w:val="00862701"/>
    <w:rsid w:val="00871C5B"/>
    <w:rsid w:val="008821E6"/>
    <w:rsid w:val="00890F80"/>
    <w:rsid w:val="008A05B1"/>
    <w:rsid w:val="008A269B"/>
    <w:rsid w:val="008A43AF"/>
    <w:rsid w:val="008A4C9F"/>
    <w:rsid w:val="008A77A9"/>
    <w:rsid w:val="008B0E74"/>
    <w:rsid w:val="008B2CE1"/>
    <w:rsid w:val="008B50FD"/>
    <w:rsid w:val="008C583E"/>
    <w:rsid w:val="008D05F7"/>
    <w:rsid w:val="008D23CD"/>
    <w:rsid w:val="008E36FB"/>
    <w:rsid w:val="008E6B89"/>
    <w:rsid w:val="008F5FD6"/>
    <w:rsid w:val="00900281"/>
    <w:rsid w:val="00903762"/>
    <w:rsid w:val="0091504B"/>
    <w:rsid w:val="0091558C"/>
    <w:rsid w:val="009162EE"/>
    <w:rsid w:val="009170D8"/>
    <w:rsid w:val="009244E3"/>
    <w:rsid w:val="0092708B"/>
    <w:rsid w:val="00927C0B"/>
    <w:rsid w:val="00934784"/>
    <w:rsid w:val="0093792B"/>
    <w:rsid w:val="009432C3"/>
    <w:rsid w:val="00946968"/>
    <w:rsid w:val="00960B41"/>
    <w:rsid w:val="009710CB"/>
    <w:rsid w:val="009721A4"/>
    <w:rsid w:val="009757AC"/>
    <w:rsid w:val="00977AB0"/>
    <w:rsid w:val="0098303C"/>
    <w:rsid w:val="009854B2"/>
    <w:rsid w:val="00986FDA"/>
    <w:rsid w:val="00987663"/>
    <w:rsid w:val="00987993"/>
    <w:rsid w:val="00992B60"/>
    <w:rsid w:val="009A1006"/>
    <w:rsid w:val="009A72D6"/>
    <w:rsid w:val="009B4AAB"/>
    <w:rsid w:val="009B4CC8"/>
    <w:rsid w:val="009B5055"/>
    <w:rsid w:val="009B5C19"/>
    <w:rsid w:val="009C0960"/>
    <w:rsid w:val="009C0FEE"/>
    <w:rsid w:val="009C3383"/>
    <w:rsid w:val="009C4558"/>
    <w:rsid w:val="009D0C2C"/>
    <w:rsid w:val="009D1CEA"/>
    <w:rsid w:val="009D671D"/>
    <w:rsid w:val="009D7672"/>
    <w:rsid w:val="009E6BEA"/>
    <w:rsid w:val="009E7931"/>
    <w:rsid w:val="009F3C97"/>
    <w:rsid w:val="009F6D9D"/>
    <w:rsid w:val="009F7EC5"/>
    <w:rsid w:val="00A00809"/>
    <w:rsid w:val="00A012B9"/>
    <w:rsid w:val="00A11D80"/>
    <w:rsid w:val="00A11FB0"/>
    <w:rsid w:val="00A17BD2"/>
    <w:rsid w:val="00A20430"/>
    <w:rsid w:val="00A20510"/>
    <w:rsid w:val="00A2237E"/>
    <w:rsid w:val="00A27B59"/>
    <w:rsid w:val="00A27CD9"/>
    <w:rsid w:val="00A30A76"/>
    <w:rsid w:val="00A312D6"/>
    <w:rsid w:val="00A34214"/>
    <w:rsid w:val="00A35243"/>
    <w:rsid w:val="00A36743"/>
    <w:rsid w:val="00A44CF6"/>
    <w:rsid w:val="00A46C28"/>
    <w:rsid w:val="00A5009B"/>
    <w:rsid w:val="00A528F6"/>
    <w:rsid w:val="00A5381A"/>
    <w:rsid w:val="00A54F93"/>
    <w:rsid w:val="00A623AB"/>
    <w:rsid w:val="00A72B92"/>
    <w:rsid w:val="00A7756D"/>
    <w:rsid w:val="00A82A0E"/>
    <w:rsid w:val="00A82D36"/>
    <w:rsid w:val="00A911D0"/>
    <w:rsid w:val="00A917AD"/>
    <w:rsid w:val="00A97680"/>
    <w:rsid w:val="00AA0013"/>
    <w:rsid w:val="00AA085E"/>
    <w:rsid w:val="00AA24D0"/>
    <w:rsid w:val="00AB01F7"/>
    <w:rsid w:val="00AC48F7"/>
    <w:rsid w:val="00AC70D2"/>
    <w:rsid w:val="00AC79CE"/>
    <w:rsid w:val="00AC7DF9"/>
    <w:rsid w:val="00AE0AF7"/>
    <w:rsid w:val="00AE1F1A"/>
    <w:rsid w:val="00AE4070"/>
    <w:rsid w:val="00AE6D39"/>
    <w:rsid w:val="00AF0137"/>
    <w:rsid w:val="00AF2C72"/>
    <w:rsid w:val="00AF3F00"/>
    <w:rsid w:val="00AF40B6"/>
    <w:rsid w:val="00AF7091"/>
    <w:rsid w:val="00B0393A"/>
    <w:rsid w:val="00B056D7"/>
    <w:rsid w:val="00B13D24"/>
    <w:rsid w:val="00B164B2"/>
    <w:rsid w:val="00B20A19"/>
    <w:rsid w:val="00B20F59"/>
    <w:rsid w:val="00B232D7"/>
    <w:rsid w:val="00B27891"/>
    <w:rsid w:val="00B3080A"/>
    <w:rsid w:val="00B36FAF"/>
    <w:rsid w:val="00B376B8"/>
    <w:rsid w:val="00B37CC6"/>
    <w:rsid w:val="00B64830"/>
    <w:rsid w:val="00B657D0"/>
    <w:rsid w:val="00B7070B"/>
    <w:rsid w:val="00B717F0"/>
    <w:rsid w:val="00B71820"/>
    <w:rsid w:val="00B73F33"/>
    <w:rsid w:val="00B852B2"/>
    <w:rsid w:val="00B9391C"/>
    <w:rsid w:val="00B94BA3"/>
    <w:rsid w:val="00BA0836"/>
    <w:rsid w:val="00BA0B0F"/>
    <w:rsid w:val="00BA27DA"/>
    <w:rsid w:val="00BA6ECF"/>
    <w:rsid w:val="00BA718E"/>
    <w:rsid w:val="00BB7A18"/>
    <w:rsid w:val="00BC2D9E"/>
    <w:rsid w:val="00BC48E7"/>
    <w:rsid w:val="00BD0F1A"/>
    <w:rsid w:val="00BD5F1D"/>
    <w:rsid w:val="00BD7B83"/>
    <w:rsid w:val="00BE4021"/>
    <w:rsid w:val="00BE4C40"/>
    <w:rsid w:val="00BE51CE"/>
    <w:rsid w:val="00BE7E3D"/>
    <w:rsid w:val="00BF7563"/>
    <w:rsid w:val="00BF76AA"/>
    <w:rsid w:val="00C159FF"/>
    <w:rsid w:val="00C16E77"/>
    <w:rsid w:val="00C2349C"/>
    <w:rsid w:val="00C2442C"/>
    <w:rsid w:val="00C251D2"/>
    <w:rsid w:val="00C320A6"/>
    <w:rsid w:val="00C50D6B"/>
    <w:rsid w:val="00C520B5"/>
    <w:rsid w:val="00C53F37"/>
    <w:rsid w:val="00C641A3"/>
    <w:rsid w:val="00C648D2"/>
    <w:rsid w:val="00C70BB9"/>
    <w:rsid w:val="00C7380E"/>
    <w:rsid w:val="00C760F9"/>
    <w:rsid w:val="00C76D85"/>
    <w:rsid w:val="00C77E6B"/>
    <w:rsid w:val="00C823F6"/>
    <w:rsid w:val="00C82751"/>
    <w:rsid w:val="00C8329F"/>
    <w:rsid w:val="00C900A0"/>
    <w:rsid w:val="00C93CE3"/>
    <w:rsid w:val="00CA06F5"/>
    <w:rsid w:val="00CB4D67"/>
    <w:rsid w:val="00CC0ED3"/>
    <w:rsid w:val="00CC45A5"/>
    <w:rsid w:val="00CD2973"/>
    <w:rsid w:val="00CD2FF1"/>
    <w:rsid w:val="00CD4CCF"/>
    <w:rsid w:val="00CD65F4"/>
    <w:rsid w:val="00CE0BE9"/>
    <w:rsid w:val="00CE65A5"/>
    <w:rsid w:val="00CE7572"/>
    <w:rsid w:val="00CF20E8"/>
    <w:rsid w:val="00CF638C"/>
    <w:rsid w:val="00D00D07"/>
    <w:rsid w:val="00D0280E"/>
    <w:rsid w:val="00D04B5F"/>
    <w:rsid w:val="00D30C06"/>
    <w:rsid w:val="00D32BCF"/>
    <w:rsid w:val="00D34CC1"/>
    <w:rsid w:val="00D376A7"/>
    <w:rsid w:val="00D40BC5"/>
    <w:rsid w:val="00D456FD"/>
    <w:rsid w:val="00D46858"/>
    <w:rsid w:val="00D469CA"/>
    <w:rsid w:val="00D46A84"/>
    <w:rsid w:val="00D52547"/>
    <w:rsid w:val="00D5782D"/>
    <w:rsid w:val="00D610A1"/>
    <w:rsid w:val="00D639FE"/>
    <w:rsid w:val="00D66985"/>
    <w:rsid w:val="00D66D01"/>
    <w:rsid w:val="00D70206"/>
    <w:rsid w:val="00D714DF"/>
    <w:rsid w:val="00D73370"/>
    <w:rsid w:val="00D74B43"/>
    <w:rsid w:val="00D75608"/>
    <w:rsid w:val="00D845FC"/>
    <w:rsid w:val="00D877B1"/>
    <w:rsid w:val="00D97695"/>
    <w:rsid w:val="00DA25CB"/>
    <w:rsid w:val="00DA466E"/>
    <w:rsid w:val="00DB2D02"/>
    <w:rsid w:val="00DC141C"/>
    <w:rsid w:val="00DC493B"/>
    <w:rsid w:val="00DC5D13"/>
    <w:rsid w:val="00DC637E"/>
    <w:rsid w:val="00DC7292"/>
    <w:rsid w:val="00DD4E31"/>
    <w:rsid w:val="00DE225C"/>
    <w:rsid w:val="00DE370F"/>
    <w:rsid w:val="00DF16E2"/>
    <w:rsid w:val="00E0061E"/>
    <w:rsid w:val="00E051C4"/>
    <w:rsid w:val="00E10668"/>
    <w:rsid w:val="00E20943"/>
    <w:rsid w:val="00E20E13"/>
    <w:rsid w:val="00E22036"/>
    <w:rsid w:val="00E23CEC"/>
    <w:rsid w:val="00E44780"/>
    <w:rsid w:val="00E46268"/>
    <w:rsid w:val="00E56ABF"/>
    <w:rsid w:val="00E571E9"/>
    <w:rsid w:val="00E57407"/>
    <w:rsid w:val="00E60BE0"/>
    <w:rsid w:val="00E612B9"/>
    <w:rsid w:val="00E64680"/>
    <w:rsid w:val="00E64F81"/>
    <w:rsid w:val="00E67321"/>
    <w:rsid w:val="00E74AED"/>
    <w:rsid w:val="00E74B87"/>
    <w:rsid w:val="00E764CF"/>
    <w:rsid w:val="00E84102"/>
    <w:rsid w:val="00E85B2F"/>
    <w:rsid w:val="00E864E9"/>
    <w:rsid w:val="00E9001F"/>
    <w:rsid w:val="00E90613"/>
    <w:rsid w:val="00E908C7"/>
    <w:rsid w:val="00E90D4E"/>
    <w:rsid w:val="00E93704"/>
    <w:rsid w:val="00E93749"/>
    <w:rsid w:val="00EA0306"/>
    <w:rsid w:val="00EA67B0"/>
    <w:rsid w:val="00EB1CCA"/>
    <w:rsid w:val="00EC6695"/>
    <w:rsid w:val="00ED1258"/>
    <w:rsid w:val="00ED5650"/>
    <w:rsid w:val="00ED5FD1"/>
    <w:rsid w:val="00EE0D4C"/>
    <w:rsid w:val="00EE3B3D"/>
    <w:rsid w:val="00EF4843"/>
    <w:rsid w:val="00F102A5"/>
    <w:rsid w:val="00F1595F"/>
    <w:rsid w:val="00F1620C"/>
    <w:rsid w:val="00F257D3"/>
    <w:rsid w:val="00F26301"/>
    <w:rsid w:val="00F30B33"/>
    <w:rsid w:val="00F332F9"/>
    <w:rsid w:val="00F4046D"/>
    <w:rsid w:val="00F42EB3"/>
    <w:rsid w:val="00F502C8"/>
    <w:rsid w:val="00F51218"/>
    <w:rsid w:val="00F668E6"/>
    <w:rsid w:val="00F67565"/>
    <w:rsid w:val="00F677B1"/>
    <w:rsid w:val="00F700E0"/>
    <w:rsid w:val="00F710AB"/>
    <w:rsid w:val="00F81BCC"/>
    <w:rsid w:val="00F830E5"/>
    <w:rsid w:val="00F8556F"/>
    <w:rsid w:val="00F95A11"/>
    <w:rsid w:val="00FA30A2"/>
    <w:rsid w:val="00FB0E28"/>
    <w:rsid w:val="00FB277E"/>
    <w:rsid w:val="00FB4CB1"/>
    <w:rsid w:val="00FC6389"/>
    <w:rsid w:val="00FD1949"/>
    <w:rsid w:val="00FD3AC9"/>
    <w:rsid w:val="00FD586D"/>
    <w:rsid w:val="00FD75DB"/>
    <w:rsid w:val="00FE18A1"/>
    <w:rsid w:val="00FE1C26"/>
    <w:rsid w:val="00FE798C"/>
    <w:rsid w:val="00FF1DE7"/>
    <w:rsid w:val="00FF1FC4"/>
    <w:rsid w:val="00FF2051"/>
    <w:rsid w:val="00FF287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FF660F"/>
  <w15:chartTrackingRefBased/>
  <w15:docId w15:val="{B65B000B-CF85-4640-997B-9BEF90E60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avaden_slo"/>
    <w:qFormat/>
    <w:rsid w:val="00A17BD2"/>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A17BD2"/>
    <w:pPr>
      <w:keepNext/>
      <w:keepLines/>
      <w:spacing w:before="360" w:after="80"/>
      <w:outlineLvl w:val="0"/>
    </w:pPr>
    <w:rPr>
      <w:rFonts w:asciiTheme="majorHAnsi" w:eastAsiaTheme="majorEastAsia" w:hAnsiTheme="majorHAnsi" w:cstheme="majorBidi"/>
      <w:color w:val="0F4761" w:themeColor="accent1" w:themeShade="BF"/>
      <w:sz w:val="40"/>
      <w:szCs w:val="40"/>
      <w:lang w:val="en-GB"/>
    </w:rPr>
  </w:style>
  <w:style w:type="paragraph" w:styleId="Heading2">
    <w:name w:val="heading 2"/>
    <w:basedOn w:val="Normal"/>
    <w:next w:val="Normal"/>
    <w:link w:val="Heading2Char"/>
    <w:uiPriority w:val="9"/>
    <w:unhideWhenUsed/>
    <w:qFormat/>
    <w:rsid w:val="00A17BD2"/>
    <w:pPr>
      <w:keepNext/>
      <w:keepLines/>
      <w:spacing w:before="160" w:after="80"/>
      <w:outlineLvl w:val="1"/>
    </w:pPr>
    <w:rPr>
      <w:rFonts w:asciiTheme="majorHAnsi" w:eastAsiaTheme="majorEastAsia" w:hAnsiTheme="majorHAnsi" w:cstheme="majorBidi"/>
      <w:color w:val="0F4761" w:themeColor="accent1" w:themeShade="BF"/>
      <w:sz w:val="32"/>
      <w:szCs w:val="32"/>
      <w:lang w:val="en-GB"/>
    </w:rPr>
  </w:style>
  <w:style w:type="paragraph" w:styleId="Heading3">
    <w:name w:val="heading 3"/>
    <w:basedOn w:val="Normal"/>
    <w:next w:val="Normal"/>
    <w:link w:val="Heading3Char"/>
    <w:uiPriority w:val="9"/>
    <w:semiHidden/>
    <w:unhideWhenUsed/>
    <w:qFormat/>
    <w:rsid w:val="00A17BD2"/>
    <w:pPr>
      <w:keepNext/>
      <w:keepLines/>
      <w:spacing w:before="160" w:after="80"/>
      <w:outlineLvl w:val="2"/>
    </w:pPr>
    <w:rPr>
      <w:rFonts w:asciiTheme="minorHAnsi" w:eastAsiaTheme="majorEastAsia" w:hAnsiTheme="minorHAnsi" w:cstheme="majorBidi"/>
      <w:color w:val="0F4761" w:themeColor="accent1" w:themeShade="BF"/>
      <w:sz w:val="28"/>
      <w:szCs w:val="28"/>
      <w:lang w:val="en-GB"/>
    </w:rPr>
  </w:style>
  <w:style w:type="paragraph" w:styleId="Heading4">
    <w:name w:val="heading 4"/>
    <w:basedOn w:val="Normal"/>
    <w:next w:val="Normal"/>
    <w:link w:val="Heading4Char"/>
    <w:uiPriority w:val="9"/>
    <w:semiHidden/>
    <w:unhideWhenUsed/>
    <w:qFormat/>
    <w:rsid w:val="00A17BD2"/>
    <w:pPr>
      <w:keepNext/>
      <w:keepLines/>
      <w:spacing w:before="80" w:after="40"/>
      <w:outlineLvl w:val="3"/>
    </w:pPr>
    <w:rPr>
      <w:rFonts w:asciiTheme="minorHAnsi" w:eastAsiaTheme="majorEastAsia" w:hAnsiTheme="minorHAnsi" w:cstheme="majorBidi"/>
      <w:i/>
      <w:iCs/>
      <w:color w:val="0F4761" w:themeColor="accent1" w:themeShade="BF"/>
      <w:lang w:val="en-GB"/>
    </w:rPr>
  </w:style>
  <w:style w:type="paragraph" w:styleId="Heading5">
    <w:name w:val="heading 5"/>
    <w:basedOn w:val="Normal"/>
    <w:next w:val="Normal"/>
    <w:link w:val="Heading5Char"/>
    <w:uiPriority w:val="9"/>
    <w:semiHidden/>
    <w:unhideWhenUsed/>
    <w:qFormat/>
    <w:rsid w:val="00A17BD2"/>
    <w:pPr>
      <w:keepNext/>
      <w:keepLines/>
      <w:spacing w:before="80" w:after="40"/>
      <w:outlineLvl w:val="4"/>
    </w:pPr>
    <w:rPr>
      <w:rFonts w:asciiTheme="minorHAnsi" w:eastAsiaTheme="majorEastAsia" w:hAnsiTheme="minorHAnsi" w:cstheme="majorBidi"/>
      <w:color w:val="0F4761" w:themeColor="accent1" w:themeShade="BF"/>
      <w:lang w:val="en-GB"/>
    </w:rPr>
  </w:style>
  <w:style w:type="paragraph" w:styleId="Heading6">
    <w:name w:val="heading 6"/>
    <w:basedOn w:val="Normal"/>
    <w:next w:val="Normal"/>
    <w:link w:val="Heading6Char"/>
    <w:uiPriority w:val="9"/>
    <w:semiHidden/>
    <w:unhideWhenUsed/>
    <w:qFormat/>
    <w:rsid w:val="00A17BD2"/>
    <w:pPr>
      <w:keepNext/>
      <w:keepLines/>
      <w:spacing w:before="40" w:after="0"/>
      <w:outlineLvl w:val="5"/>
    </w:pPr>
    <w:rPr>
      <w:rFonts w:asciiTheme="minorHAnsi" w:eastAsiaTheme="majorEastAsia" w:hAnsiTheme="minorHAnsi" w:cstheme="majorBidi"/>
      <w:i/>
      <w:iCs/>
      <w:color w:val="595959" w:themeColor="text1" w:themeTint="A6"/>
      <w:lang w:val="en-GB"/>
    </w:rPr>
  </w:style>
  <w:style w:type="paragraph" w:styleId="Heading7">
    <w:name w:val="heading 7"/>
    <w:basedOn w:val="Normal"/>
    <w:next w:val="Normal"/>
    <w:link w:val="Heading7Char"/>
    <w:uiPriority w:val="9"/>
    <w:semiHidden/>
    <w:unhideWhenUsed/>
    <w:qFormat/>
    <w:rsid w:val="00A17BD2"/>
    <w:pPr>
      <w:keepNext/>
      <w:keepLines/>
      <w:spacing w:before="40" w:after="0"/>
      <w:outlineLvl w:val="6"/>
    </w:pPr>
    <w:rPr>
      <w:rFonts w:asciiTheme="minorHAnsi" w:eastAsiaTheme="majorEastAsia" w:hAnsiTheme="minorHAnsi" w:cstheme="majorBidi"/>
      <w:color w:val="595959" w:themeColor="text1" w:themeTint="A6"/>
      <w:lang w:val="en-GB"/>
    </w:rPr>
  </w:style>
  <w:style w:type="paragraph" w:styleId="Heading8">
    <w:name w:val="heading 8"/>
    <w:basedOn w:val="Normal"/>
    <w:next w:val="Normal"/>
    <w:link w:val="Heading8Char"/>
    <w:uiPriority w:val="9"/>
    <w:semiHidden/>
    <w:unhideWhenUsed/>
    <w:qFormat/>
    <w:rsid w:val="00A17BD2"/>
    <w:pPr>
      <w:keepNext/>
      <w:keepLines/>
      <w:spacing w:after="0"/>
      <w:outlineLvl w:val="7"/>
    </w:pPr>
    <w:rPr>
      <w:rFonts w:asciiTheme="minorHAnsi" w:eastAsiaTheme="majorEastAsia" w:hAnsiTheme="minorHAnsi" w:cstheme="majorBidi"/>
      <w:i/>
      <w:iCs/>
      <w:color w:val="272727" w:themeColor="text1" w:themeTint="D8"/>
      <w:lang w:val="en-GB"/>
    </w:rPr>
  </w:style>
  <w:style w:type="paragraph" w:styleId="Heading9">
    <w:name w:val="heading 9"/>
    <w:basedOn w:val="Normal"/>
    <w:next w:val="Normal"/>
    <w:link w:val="Heading9Char"/>
    <w:uiPriority w:val="9"/>
    <w:semiHidden/>
    <w:unhideWhenUsed/>
    <w:qFormat/>
    <w:rsid w:val="00A17BD2"/>
    <w:pPr>
      <w:keepNext/>
      <w:keepLines/>
      <w:spacing w:after="0"/>
      <w:outlineLvl w:val="8"/>
    </w:pPr>
    <w:rPr>
      <w:rFonts w:asciiTheme="minorHAnsi" w:eastAsiaTheme="majorEastAsia" w:hAnsiTheme="minorHAnsi" w:cstheme="majorBidi"/>
      <w:color w:val="272727" w:themeColor="text1" w:themeTint="D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BD2"/>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17BD2"/>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17BD2"/>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17BD2"/>
    <w:rPr>
      <w:rFonts w:eastAsiaTheme="majorEastAsia" w:cstheme="majorBidi"/>
      <w:i/>
      <w:iCs/>
      <w:color w:val="0F4761" w:themeColor="accent1" w:themeShade="BF"/>
      <w:sz w:val="24"/>
      <w:lang w:val="en-GB"/>
    </w:rPr>
  </w:style>
  <w:style w:type="character" w:customStyle="1" w:styleId="Heading5Char">
    <w:name w:val="Heading 5 Char"/>
    <w:basedOn w:val="DefaultParagraphFont"/>
    <w:link w:val="Heading5"/>
    <w:uiPriority w:val="9"/>
    <w:semiHidden/>
    <w:rsid w:val="00A17BD2"/>
    <w:rPr>
      <w:rFonts w:eastAsiaTheme="majorEastAsia" w:cstheme="majorBidi"/>
      <w:color w:val="0F4761" w:themeColor="accent1" w:themeShade="BF"/>
      <w:sz w:val="24"/>
      <w:lang w:val="en-GB"/>
    </w:rPr>
  </w:style>
  <w:style w:type="character" w:customStyle="1" w:styleId="Heading6Char">
    <w:name w:val="Heading 6 Char"/>
    <w:basedOn w:val="DefaultParagraphFont"/>
    <w:link w:val="Heading6"/>
    <w:uiPriority w:val="9"/>
    <w:semiHidden/>
    <w:rsid w:val="00A17BD2"/>
    <w:rPr>
      <w:rFonts w:eastAsiaTheme="majorEastAsia" w:cstheme="majorBidi"/>
      <w:i/>
      <w:iCs/>
      <w:color w:val="595959" w:themeColor="text1" w:themeTint="A6"/>
      <w:sz w:val="24"/>
      <w:lang w:val="en-GB"/>
    </w:rPr>
  </w:style>
  <w:style w:type="character" w:customStyle="1" w:styleId="Heading7Char">
    <w:name w:val="Heading 7 Char"/>
    <w:basedOn w:val="DefaultParagraphFont"/>
    <w:link w:val="Heading7"/>
    <w:uiPriority w:val="9"/>
    <w:semiHidden/>
    <w:rsid w:val="00A17BD2"/>
    <w:rPr>
      <w:rFonts w:eastAsiaTheme="majorEastAsia" w:cstheme="majorBidi"/>
      <w:color w:val="595959" w:themeColor="text1" w:themeTint="A6"/>
      <w:sz w:val="24"/>
      <w:lang w:val="en-GB"/>
    </w:rPr>
  </w:style>
  <w:style w:type="character" w:customStyle="1" w:styleId="Heading8Char">
    <w:name w:val="Heading 8 Char"/>
    <w:basedOn w:val="DefaultParagraphFont"/>
    <w:link w:val="Heading8"/>
    <w:uiPriority w:val="9"/>
    <w:semiHidden/>
    <w:rsid w:val="00A17BD2"/>
    <w:rPr>
      <w:rFonts w:eastAsiaTheme="majorEastAsia" w:cstheme="majorBidi"/>
      <w:i/>
      <w:iCs/>
      <w:color w:val="272727" w:themeColor="text1" w:themeTint="D8"/>
      <w:sz w:val="24"/>
      <w:lang w:val="en-GB"/>
    </w:rPr>
  </w:style>
  <w:style w:type="character" w:customStyle="1" w:styleId="Heading9Char">
    <w:name w:val="Heading 9 Char"/>
    <w:basedOn w:val="DefaultParagraphFont"/>
    <w:link w:val="Heading9"/>
    <w:uiPriority w:val="9"/>
    <w:semiHidden/>
    <w:rsid w:val="00A17BD2"/>
    <w:rPr>
      <w:rFonts w:eastAsiaTheme="majorEastAsia" w:cstheme="majorBidi"/>
      <w:color w:val="272727" w:themeColor="text1" w:themeTint="D8"/>
      <w:sz w:val="24"/>
      <w:lang w:val="en-GB"/>
    </w:rPr>
  </w:style>
  <w:style w:type="paragraph" w:styleId="Title">
    <w:name w:val="Title"/>
    <w:basedOn w:val="Normal"/>
    <w:next w:val="Normal"/>
    <w:link w:val="TitleChar"/>
    <w:uiPriority w:val="10"/>
    <w:qFormat/>
    <w:rsid w:val="00A17BD2"/>
    <w:pPr>
      <w:spacing w:after="80" w:line="240" w:lineRule="auto"/>
      <w:contextualSpacing/>
    </w:pPr>
    <w:rPr>
      <w:rFonts w:asciiTheme="majorHAnsi" w:eastAsiaTheme="majorEastAsia" w:hAnsiTheme="majorHAnsi" w:cstheme="majorBidi"/>
      <w:spacing w:val="-10"/>
      <w:kern w:val="28"/>
      <w:sz w:val="56"/>
      <w:szCs w:val="56"/>
      <w:lang w:val="en-GB"/>
    </w:rPr>
  </w:style>
  <w:style w:type="character" w:customStyle="1" w:styleId="TitleChar">
    <w:name w:val="Title Char"/>
    <w:basedOn w:val="DefaultParagraphFont"/>
    <w:link w:val="Title"/>
    <w:uiPriority w:val="10"/>
    <w:rsid w:val="00A17BD2"/>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17BD2"/>
    <w:pPr>
      <w:numPr>
        <w:ilvl w:val="1"/>
      </w:numPr>
    </w:pPr>
    <w:rPr>
      <w:rFonts w:asciiTheme="minorHAnsi" w:eastAsiaTheme="majorEastAsia" w:hAnsiTheme="minorHAnsi" w:cstheme="majorBidi"/>
      <w:color w:val="595959" w:themeColor="text1" w:themeTint="A6"/>
      <w:spacing w:val="15"/>
      <w:sz w:val="28"/>
      <w:szCs w:val="28"/>
      <w:lang w:val="en-GB"/>
    </w:rPr>
  </w:style>
  <w:style w:type="character" w:customStyle="1" w:styleId="SubtitleChar">
    <w:name w:val="Subtitle Char"/>
    <w:basedOn w:val="DefaultParagraphFont"/>
    <w:link w:val="Subtitle"/>
    <w:uiPriority w:val="11"/>
    <w:rsid w:val="00A17BD2"/>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17BD2"/>
    <w:pPr>
      <w:spacing w:before="160"/>
      <w:jc w:val="center"/>
    </w:pPr>
    <w:rPr>
      <w:i/>
      <w:iCs/>
      <w:color w:val="404040" w:themeColor="text1" w:themeTint="BF"/>
      <w:lang w:val="en-GB"/>
    </w:rPr>
  </w:style>
  <w:style w:type="character" w:customStyle="1" w:styleId="QuoteChar">
    <w:name w:val="Quote Char"/>
    <w:basedOn w:val="DefaultParagraphFont"/>
    <w:link w:val="Quote"/>
    <w:uiPriority w:val="29"/>
    <w:rsid w:val="00A17BD2"/>
    <w:rPr>
      <w:rFonts w:ascii="Times New Roman" w:hAnsi="Times New Roman"/>
      <w:i/>
      <w:iCs/>
      <w:color w:val="404040" w:themeColor="text1" w:themeTint="BF"/>
      <w:sz w:val="24"/>
      <w:lang w:val="en-GB"/>
    </w:rPr>
  </w:style>
  <w:style w:type="paragraph" w:styleId="ListParagraph">
    <w:name w:val="List Paragraph"/>
    <w:basedOn w:val="Normal"/>
    <w:uiPriority w:val="34"/>
    <w:qFormat/>
    <w:rsid w:val="00A17BD2"/>
    <w:pPr>
      <w:ind w:left="720"/>
      <w:contextualSpacing/>
    </w:pPr>
    <w:rPr>
      <w:lang w:val="en-GB"/>
    </w:rPr>
  </w:style>
  <w:style w:type="character" w:styleId="IntenseEmphasis">
    <w:name w:val="Intense Emphasis"/>
    <w:basedOn w:val="DefaultParagraphFont"/>
    <w:uiPriority w:val="21"/>
    <w:qFormat/>
    <w:rsid w:val="00A17BD2"/>
    <w:rPr>
      <w:i/>
      <w:iCs/>
      <w:color w:val="0F4761" w:themeColor="accent1" w:themeShade="BF"/>
    </w:rPr>
  </w:style>
  <w:style w:type="paragraph" w:styleId="IntenseQuote">
    <w:name w:val="Intense Quote"/>
    <w:basedOn w:val="Normal"/>
    <w:next w:val="Normal"/>
    <w:link w:val="IntenseQuoteChar"/>
    <w:uiPriority w:val="30"/>
    <w:qFormat/>
    <w:rsid w:val="00A17B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GB"/>
    </w:rPr>
  </w:style>
  <w:style w:type="character" w:customStyle="1" w:styleId="IntenseQuoteChar">
    <w:name w:val="Intense Quote Char"/>
    <w:basedOn w:val="DefaultParagraphFont"/>
    <w:link w:val="IntenseQuote"/>
    <w:uiPriority w:val="30"/>
    <w:rsid w:val="00A17BD2"/>
    <w:rPr>
      <w:rFonts w:ascii="Times New Roman" w:hAnsi="Times New Roman"/>
      <w:i/>
      <w:iCs/>
      <w:color w:val="0F4761" w:themeColor="accent1" w:themeShade="BF"/>
      <w:sz w:val="24"/>
      <w:lang w:val="en-GB"/>
    </w:rPr>
  </w:style>
  <w:style w:type="character" w:styleId="IntenseReference">
    <w:name w:val="Intense Reference"/>
    <w:basedOn w:val="DefaultParagraphFont"/>
    <w:uiPriority w:val="32"/>
    <w:qFormat/>
    <w:rsid w:val="00A17BD2"/>
    <w:rPr>
      <w:b/>
      <w:bCs/>
      <w:smallCaps/>
      <w:color w:val="0F4761" w:themeColor="accent1" w:themeShade="BF"/>
      <w:spacing w:val="5"/>
    </w:rPr>
  </w:style>
  <w:style w:type="paragraph" w:styleId="Header">
    <w:name w:val="header"/>
    <w:basedOn w:val="Normal"/>
    <w:link w:val="HeaderChar"/>
    <w:uiPriority w:val="99"/>
    <w:unhideWhenUsed/>
    <w:rsid w:val="00DC493B"/>
    <w:pPr>
      <w:tabs>
        <w:tab w:val="center" w:pos="4536"/>
        <w:tab w:val="right" w:pos="9072"/>
      </w:tabs>
      <w:spacing w:after="0" w:line="240" w:lineRule="auto"/>
    </w:pPr>
  </w:style>
  <w:style w:type="character" w:customStyle="1" w:styleId="HeaderChar">
    <w:name w:val="Header Char"/>
    <w:basedOn w:val="DefaultParagraphFont"/>
    <w:link w:val="Header"/>
    <w:uiPriority w:val="99"/>
    <w:rsid w:val="00DC493B"/>
    <w:rPr>
      <w:rFonts w:ascii="Times New Roman" w:hAnsi="Times New Roman"/>
      <w:sz w:val="24"/>
    </w:rPr>
  </w:style>
  <w:style w:type="paragraph" w:styleId="Footer">
    <w:name w:val="footer"/>
    <w:basedOn w:val="Normal"/>
    <w:link w:val="FooterChar"/>
    <w:uiPriority w:val="99"/>
    <w:unhideWhenUsed/>
    <w:rsid w:val="00DC493B"/>
    <w:pPr>
      <w:tabs>
        <w:tab w:val="center" w:pos="4536"/>
        <w:tab w:val="right" w:pos="9072"/>
      </w:tabs>
      <w:spacing w:after="0" w:line="240" w:lineRule="auto"/>
    </w:pPr>
  </w:style>
  <w:style w:type="character" w:customStyle="1" w:styleId="FooterChar">
    <w:name w:val="Footer Char"/>
    <w:basedOn w:val="DefaultParagraphFont"/>
    <w:link w:val="Footer"/>
    <w:uiPriority w:val="99"/>
    <w:rsid w:val="00DC493B"/>
    <w:rPr>
      <w:rFonts w:ascii="Times New Roman" w:hAnsi="Times New Roman"/>
      <w:sz w:val="24"/>
    </w:rPr>
  </w:style>
  <w:style w:type="character" w:styleId="Hyperlink">
    <w:name w:val="Hyperlink"/>
    <w:basedOn w:val="DefaultParagraphFont"/>
    <w:uiPriority w:val="99"/>
    <w:unhideWhenUsed/>
    <w:rsid w:val="00C251D2"/>
    <w:rPr>
      <w:color w:val="467886" w:themeColor="hyperlink"/>
      <w:u w:val="single"/>
    </w:rPr>
  </w:style>
  <w:style w:type="character" w:styleId="UnresolvedMention">
    <w:name w:val="Unresolved Mention"/>
    <w:basedOn w:val="DefaultParagraphFont"/>
    <w:uiPriority w:val="99"/>
    <w:semiHidden/>
    <w:unhideWhenUsed/>
    <w:rsid w:val="00C251D2"/>
    <w:rPr>
      <w:color w:val="605E5C"/>
      <w:shd w:val="clear" w:color="auto" w:fill="E1DFDD"/>
    </w:rPr>
  </w:style>
  <w:style w:type="character" w:styleId="FollowedHyperlink">
    <w:name w:val="FollowedHyperlink"/>
    <w:basedOn w:val="DefaultParagraphFont"/>
    <w:uiPriority w:val="99"/>
    <w:semiHidden/>
    <w:unhideWhenUsed/>
    <w:rsid w:val="001B3576"/>
    <w:rPr>
      <w:color w:val="96607D" w:themeColor="followedHyperlink"/>
      <w:u w:val="single"/>
    </w:rPr>
  </w:style>
  <w:style w:type="paragraph" w:styleId="FootnoteText">
    <w:name w:val="footnote text"/>
    <w:basedOn w:val="Normal"/>
    <w:link w:val="FootnoteTextChar"/>
    <w:uiPriority w:val="99"/>
    <w:semiHidden/>
    <w:unhideWhenUsed/>
    <w:rsid w:val="002706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706F3"/>
    <w:rPr>
      <w:rFonts w:ascii="Times New Roman" w:hAnsi="Times New Roman"/>
      <w:sz w:val="20"/>
      <w:szCs w:val="20"/>
    </w:rPr>
  </w:style>
  <w:style w:type="character" w:styleId="FootnoteReference">
    <w:name w:val="footnote reference"/>
    <w:basedOn w:val="DefaultParagraphFont"/>
    <w:uiPriority w:val="99"/>
    <w:semiHidden/>
    <w:unhideWhenUsed/>
    <w:rsid w:val="002706F3"/>
    <w:rPr>
      <w:vertAlign w:val="superscript"/>
    </w:rPr>
  </w:style>
  <w:style w:type="character" w:styleId="CommentReference">
    <w:name w:val="annotation reference"/>
    <w:basedOn w:val="DefaultParagraphFont"/>
    <w:uiPriority w:val="99"/>
    <w:semiHidden/>
    <w:unhideWhenUsed/>
    <w:rsid w:val="00A911D0"/>
    <w:rPr>
      <w:sz w:val="16"/>
      <w:szCs w:val="16"/>
    </w:rPr>
  </w:style>
  <w:style w:type="paragraph" w:styleId="CommentText">
    <w:name w:val="annotation text"/>
    <w:basedOn w:val="Normal"/>
    <w:link w:val="CommentTextChar"/>
    <w:uiPriority w:val="99"/>
    <w:unhideWhenUsed/>
    <w:rsid w:val="00A911D0"/>
    <w:pPr>
      <w:spacing w:line="240" w:lineRule="auto"/>
    </w:pPr>
    <w:rPr>
      <w:sz w:val="20"/>
      <w:szCs w:val="20"/>
    </w:rPr>
  </w:style>
  <w:style w:type="character" w:customStyle="1" w:styleId="CommentTextChar">
    <w:name w:val="Comment Text Char"/>
    <w:basedOn w:val="DefaultParagraphFont"/>
    <w:link w:val="CommentText"/>
    <w:uiPriority w:val="99"/>
    <w:rsid w:val="00A911D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911D0"/>
    <w:rPr>
      <w:b/>
      <w:bCs/>
    </w:rPr>
  </w:style>
  <w:style w:type="character" w:customStyle="1" w:styleId="CommentSubjectChar">
    <w:name w:val="Comment Subject Char"/>
    <w:basedOn w:val="CommentTextChar"/>
    <w:link w:val="CommentSubject"/>
    <w:uiPriority w:val="99"/>
    <w:semiHidden/>
    <w:rsid w:val="00A911D0"/>
    <w:rPr>
      <w:rFonts w:ascii="Times New Roman" w:hAnsi="Times New Roman"/>
      <w:b/>
      <w:bCs/>
      <w:sz w:val="20"/>
      <w:szCs w:val="20"/>
    </w:rPr>
  </w:style>
  <w:style w:type="paragraph" w:styleId="Revision">
    <w:name w:val="Revision"/>
    <w:hidden/>
    <w:uiPriority w:val="99"/>
    <w:semiHidden/>
    <w:rsid w:val="00A911D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ri.cjvt.si/solar/sl/" TargetMode="External"/><Relationship Id="rId13" Type="http://schemas.openxmlformats.org/officeDocument/2006/relationships/hyperlink" Target="https://doi.org/10.1016/j.system.2014.10.008" TargetMode="External"/><Relationship Id="rId18" Type="http://schemas.openxmlformats.org/officeDocument/2006/relationships/hyperlink" Target="https://www.proquest.com/openview/860b2901fa90c6e68e46cd9111bd2d1c"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doi.org/10.1007/978-3-540-39398-6_13" TargetMode="External"/><Relationship Id="rId7" Type="http://schemas.openxmlformats.org/officeDocument/2006/relationships/endnotes" Target="endnotes.xml"/><Relationship Id="rId12" Type="http://schemas.openxmlformats.org/officeDocument/2006/relationships/hyperlink" Target="https://viri.cjvt.si/sloleks/slv/" TargetMode="External"/><Relationship Id="rId17" Type="http://schemas.openxmlformats.org/officeDocument/2006/relationships/hyperlink" Target="https://doi.org/10.1111/j.1467-9922.2012.00739.x" TargetMode="External"/><Relationship Id="rId25" Type="http://schemas.openxmlformats.org/officeDocument/2006/relationships/hyperlink" Target="https://doi.org/10.1017/cbo9780511519772" TargetMode="External"/><Relationship Id="rId2" Type="http://schemas.openxmlformats.org/officeDocument/2006/relationships/numbering" Target="numbering.xml"/><Relationship Id="rId16" Type="http://schemas.openxmlformats.org/officeDocument/2006/relationships/hyperlink" Target="https://doi.org/10.3986/9616568493" TargetMode="External"/><Relationship Id="rId20" Type="http://schemas.openxmlformats.org/officeDocument/2006/relationships/hyperlink" Target="https://www.scribd.com/document/737620023/Nation-I-S-P-2001-Learning-Vocabulary-in-Another-Language-Cambridge-University-Press"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jvt.si/raziskovalno-delo/projekti-cjvt/korpus-solar/" TargetMode="External"/><Relationship Id="rId24" Type="http://schemas.openxmlformats.org/officeDocument/2006/relationships/hyperlink" Target="https://doi.org/10.1075/ijlcr.2.1.04vya" TargetMode="External"/><Relationship Id="rId5" Type="http://schemas.openxmlformats.org/officeDocument/2006/relationships/webSettings" Target="webSettings.xml"/><Relationship Id="rId15" Type="http://schemas.openxmlformats.org/officeDocument/2006/relationships/hyperlink" Target="https://doi.org/10.1075/lllt.6" TargetMode="External"/><Relationship Id="rId23" Type="http://schemas.openxmlformats.org/officeDocument/2006/relationships/hyperlink" Target="https://doi.org/10.1515/9781474473125" TargetMode="External"/><Relationship Id="rId28" Type="http://schemas.openxmlformats.org/officeDocument/2006/relationships/fontTable" Target="fontTable.xml"/><Relationship Id="rId10" Type="http://schemas.openxmlformats.org/officeDocument/2006/relationships/hyperlink" Target="http://dx.doi.org/10.1017/CBO9780511804489" TargetMode="External"/><Relationship Id="rId19" Type="http://schemas.openxmlformats.org/officeDocument/2006/relationships/hyperlink" Target="https://doi.org/10.1017/CBO9780511981395" TargetMode="External"/><Relationship Id="rId4" Type="http://schemas.openxmlformats.org/officeDocument/2006/relationships/settings" Target="settings.xml"/><Relationship Id="rId9" Type="http://schemas.openxmlformats.org/officeDocument/2006/relationships/hyperlink" Target="https://doi.org/10.1007/s10579-024-09758-4" TargetMode="External"/><Relationship Id="rId14" Type="http://schemas.openxmlformats.org/officeDocument/2006/relationships/hyperlink" Target="https://doi.org/10.4312/jis.68.4.89-108" TargetMode="External"/><Relationship Id="rId22" Type="http://schemas.openxmlformats.org/officeDocument/2006/relationships/hyperlink" Target="https://doi.org/10.4312/jis.63.2-3.117-128"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isarna">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8B402DA9-2FC2-4282-A838-C1175E16A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2055</Words>
  <Characters>11717</Characters>
  <Application>Microsoft Office Word</Application>
  <DocSecurity>0</DocSecurity>
  <Lines>97</Lines>
  <Paragraphs>27</Paragraphs>
  <ScaleCrop>false</ScaleCrop>
  <HeadingPairs>
    <vt:vector size="2" baseType="variant">
      <vt:variant>
        <vt:lpstr>Naslov</vt:lpstr>
      </vt:variant>
      <vt:variant>
        <vt:i4>1</vt:i4>
      </vt:variant>
    </vt:vector>
  </HeadingPairs>
  <TitlesOfParts>
    <vt:vector size="1" baseType="lpstr">
      <vt:lpstr/>
    </vt:vector>
  </TitlesOfParts>
  <Company/>
  <LinksUpToDate>false</LinksUpToDate>
  <CharactersWithSpaces>13745</CharactersWithSpaces>
  <SharedDoc>false</SharedDoc>
  <HLinks>
    <vt:vector size="108" baseType="variant">
      <vt:variant>
        <vt:i4>4259932</vt:i4>
      </vt:variant>
      <vt:variant>
        <vt:i4>51</vt:i4>
      </vt:variant>
      <vt:variant>
        <vt:i4>0</vt:i4>
      </vt:variant>
      <vt:variant>
        <vt:i4>5</vt:i4>
      </vt:variant>
      <vt:variant>
        <vt:lpwstr>https://doi.org/10.1017/cbo9780511519772</vt:lpwstr>
      </vt:variant>
      <vt:variant>
        <vt:lpwstr/>
      </vt:variant>
      <vt:variant>
        <vt:i4>8257645</vt:i4>
      </vt:variant>
      <vt:variant>
        <vt:i4>48</vt:i4>
      </vt:variant>
      <vt:variant>
        <vt:i4>0</vt:i4>
      </vt:variant>
      <vt:variant>
        <vt:i4>5</vt:i4>
      </vt:variant>
      <vt:variant>
        <vt:lpwstr>https://doi.org/10.1075/ijlcr.2.1.04vya</vt:lpwstr>
      </vt:variant>
      <vt:variant>
        <vt:lpwstr/>
      </vt:variant>
      <vt:variant>
        <vt:i4>1441885</vt:i4>
      </vt:variant>
      <vt:variant>
        <vt:i4>45</vt:i4>
      </vt:variant>
      <vt:variant>
        <vt:i4>0</vt:i4>
      </vt:variant>
      <vt:variant>
        <vt:i4>5</vt:i4>
      </vt:variant>
      <vt:variant>
        <vt:lpwstr>https://doi.org/10.1515/9781474473125</vt:lpwstr>
      </vt:variant>
      <vt:variant>
        <vt:lpwstr/>
      </vt:variant>
      <vt:variant>
        <vt:i4>7143543</vt:i4>
      </vt:variant>
      <vt:variant>
        <vt:i4>42</vt:i4>
      </vt:variant>
      <vt:variant>
        <vt:i4>0</vt:i4>
      </vt:variant>
      <vt:variant>
        <vt:i4>5</vt:i4>
      </vt:variant>
      <vt:variant>
        <vt:lpwstr>https://doi.org/10.4312/jis.63.2-3.117-128</vt:lpwstr>
      </vt:variant>
      <vt:variant>
        <vt:lpwstr/>
      </vt:variant>
      <vt:variant>
        <vt:i4>8126549</vt:i4>
      </vt:variant>
      <vt:variant>
        <vt:i4>39</vt:i4>
      </vt:variant>
      <vt:variant>
        <vt:i4>0</vt:i4>
      </vt:variant>
      <vt:variant>
        <vt:i4>5</vt:i4>
      </vt:variant>
      <vt:variant>
        <vt:lpwstr>https://doi.org/10.1007/978-3-540-39398-6_13</vt:lpwstr>
      </vt:variant>
      <vt:variant>
        <vt:lpwstr/>
      </vt:variant>
      <vt:variant>
        <vt:i4>3014779</vt:i4>
      </vt:variant>
      <vt:variant>
        <vt:i4>36</vt:i4>
      </vt:variant>
      <vt:variant>
        <vt:i4>0</vt:i4>
      </vt:variant>
      <vt:variant>
        <vt:i4>5</vt:i4>
      </vt:variant>
      <vt:variant>
        <vt:lpwstr>https://www.scribd.com/document/737620023/Nation-I-S-P-2001-Learning-Vocabulary-in-Another-Language-Cambridge-University-Press</vt:lpwstr>
      </vt:variant>
      <vt:variant>
        <vt:lpwstr/>
      </vt:variant>
      <vt:variant>
        <vt:i4>4915286</vt:i4>
      </vt:variant>
      <vt:variant>
        <vt:i4>33</vt:i4>
      </vt:variant>
      <vt:variant>
        <vt:i4>0</vt:i4>
      </vt:variant>
      <vt:variant>
        <vt:i4>5</vt:i4>
      </vt:variant>
      <vt:variant>
        <vt:lpwstr>https://doi.org/10.1017/CBO9780511981395</vt:lpwstr>
      </vt:variant>
      <vt:variant>
        <vt:lpwstr/>
      </vt:variant>
      <vt:variant>
        <vt:i4>3866722</vt:i4>
      </vt:variant>
      <vt:variant>
        <vt:i4>30</vt:i4>
      </vt:variant>
      <vt:variant>
        <vt:i4>0</vt:i4>
      </vt:variant>
      <vt:variant>
        <vt:i4>5</vt:i4>
      </vt:variant>
      <vt:variant>
        <vt:lpwstr>https://www.proquest.com/openview/860b2901fa90c6e68e46cd9111bd2d1c</vt:lpwstr>
      </vt:variant>
      <vt:variant>
        <vt:lpwstr/>
      </vt:variant>
      <vt:variant>
        <vt:i4>6160401</vt:i4>
      </vt:variant>
      <vt:variant>
        <vt:i4>27</vt:i4>
      </vt:variant>
      <vt:variant>
        <vt:i4>0</vt:i4>
      </vt:variant>
      <vt:variant>
        <vt:i4>5</vt:i4>
      </vt:variant>
      <vt:variant>
        <vt:lpwstr>https://doi.org/10.1111/j.1467-9922.2012.00739.x</vt:lpwstr>
      </vt:variant>
      <vt:variant>
        <vt:lpwstr/>
      </vt:variant>
      <vt:variant>
        <vt:i4>2621545</vt:i4>
      </vt:variant>
      <vt:variant>
        <vt:i4>24</vt:i4>
      </vt:variant>
      <vt:variant>
        <vt:i4>0</vt:i4>
      </vt:variant>
      <vt:variant>
        <vt:i4>5</vt:i4>
      </vt:variant>
      <vt:variant>
        <vt:lpwstr>https://doi.org/10.3986/9616568493</vt:lpwstr>
      </vt:variant>
      <vt:variant>
        <vt:lpwstr/>
      </vt:variant>
      <vt:variant>
        <vt:i4>3801201</vt:i4>
      </vt:variant>
      <vt:variant>
        <vt:i4>21</vt:i4>
      </vt:variant>
      <vt:variant>
        <vt:i4>0</vt:i4>
      </vt:variant>
      <vt:variant>
        <vt:i4>5</vt:i4>
      </vt:variant>
      <vt:variant>
        <vt:lpwstr>https://doi.org/10.1075/lllt.6</vt:lpwstr>
      </vt:variant>
      <vt:variant>
        <vt:lpwstr/>
      </vt:variant>
      <vt:variant>
        <vt:i4>7929980</vt:i4>
      </vt:variant>
      <vt:variant>
        <vt:i4>18</vt:i4>
      </vt:variant>
      <vt:variant>
        <vt:i4>0</vt:i4>
      </vt:variant>
      <vt:variant>
        <vt:i4>5</vt:i4>
      </vt:variant>
      <vt:variant>
        <vt:lpwstr>https://doi.org/10.4312/jis.68.4.89-108</vt:lpwstr>
      </vt:variant>
      <vt:variant>
        <vt:lpwstr/>
      </vt:variant>
      <vt:variant>
        <vt:i4>4784214</vt:i4>
      </vt:variant>
      <vt:variant>
        <vt:i4>15</vt:i4>
      </vt:variant>
      <vt:variant>
        <vt:i4>0</vt:i4>
      </vt:variant>
      <vt:variant>
        <vt:i4>5</vt:i4>
      </vt:variant>
      <vt:variant>
        <vt:lpwstr>https://doi.org/10.1016/j.system.2014.10.008</vt:lpwstr>
      </vt:variant>
      <vt:variant>
        <vt:lpwstr/>
      </vt:variant>
      <vt:variant>
        <vt:i4>4980736</vt:i4>
      </vt:variant>
      <vt:variant>
        <vt:i4>12</vt:i4>
      </vt:variant>
      <vt:variant>
        <vt:i4>0</vt:i4>
      </vt:variant>
      <vt:variant>
        <vt:i4>5</vt:i4>
      </vt:variant>
      <vt:variant>
        <vt:lpwstr>https://viri.cjvt.si/sloleks/slv/</vt:lpwstr>
      </vt:variant>
      <vt:variant>
        <vt:lpwstr/>
      </vt:variant>
      <vt:variant>
        <vt:i4>1704028</vt:i4>
      </vt:variant>
      <vt:variant>
        <vt:i4>9</vt:i4>
      </vt:variant>
      <vt:variant>
        <vt:i4>0</vt:i4>
      </vt:variant>
      <vt:variant>
        <vt:i4>5</vt:i4>
      </vt:variant>
      <vt:variant>
        <vt:lpwstr>https://www.cjvt.si/raziskovalno-delo/projekti-cjvt/korpus-solar/</vt:lpwstr>
      </vt:variant>
      <vt:variant>
        <vt:lpwstr/>
      </vt:variant>
      <vt:variant>
        <vt:i4>3670114</vt:i4>
      </vt:variant>
      <vt:variant>
        <vt:i4>6</vt:i4>
      </vt:variant>
      <vt:variant>
        <vt:i4>0</vt:i4>
      </vt:variant>
      <vt:variant>
        <vt:i4>5</vt:i4>
      </vt:variant>
      <vt:variant>
        <vt:lpwstr>http://dx.doi.org/10.1017/CBO9780511804489</vt:lpwstr>
      </vt:variant>
      <vt:variant>
        <vt:lpwstr/>
      </vt:variant>
      <vt:variant>
        <vt:i4>2162746</vt:i4>
      </vt:variant>
      <vt:variant>
        <vt:i4>3</vt:i4>
      </vt:variant>
      <vt:variant>
        <vt:i4>0</vt:i4>
      </vt:variant>
      <vt:variant>
        <vt:i4>5</vt:i4>
      </vt:variant>
      <vt:variant>
        <vt:lpwstr>https://doi.org/10.1007/s10579-024-09758-4</vt:lpwstr>
      </vt:variant>
      <vt:variant>
        <vt:lpwstr/>
      </vt:variant>
      <vt:variant>
        <vt:i4>7471205</vt:i4>
      </vt:variant>
      <vt:variant>
        <vt:i4>0</vt:i4>
      </vt:variant>
      <vt:variant>
        <vt:i4>0</vt:i4>
      </vt:variant>
      <vt:variant>
        <vt:i4>5</vt:i4>
      </vt:variant>
      <vt:variant>
        <vt:lpwstr>https://viri.cjvt.si/solar/sl/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Hladnik, Tajda</dc:creator>
  <cp:keywords/>
  <dc:description/>
  <cp:lastModifiedBy>Popič, Damjan</cp:lastModifiedBy>
  <cp:revision>2</cp:revision>
  <dcterms:created xsi:type="dcterms:W3CDTF">2026-05-03T20:48:00Z</dcterms:created>
  <dcterms:modified xsi:type="dcterms:W3CDTF">2026-05-03T20:48:00Z</dcterms:modified>
</cp:coreProperties>
</file>